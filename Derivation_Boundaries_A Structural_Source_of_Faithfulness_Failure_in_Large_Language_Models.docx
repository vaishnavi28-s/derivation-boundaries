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40C2" w14:textId="2A98D74E" w:rsidR="0054619E" w:rsidRPr="00000ABE" w:rsidRDefault="00141815" w:rsidP="00E160DB">
      <w:pPr>
        <w:pStyle w:val="Standard"/>
        <w:spacing w:before="245"/>
        <w:jc w:val="both"/>
        <w:rPr>
          <w:rFonts w:ascii="Times New Roman" w:hAnsi="Times New Roman" w:cs="Times New Roman"/>
        </w:rPr>
      </w:pPr>
      <w:r w:rsidRPr="00000ABE">
        <w:rPr>
          <w:rFonts w:ascii="Times New Roman" w:hAnsi="Times New Roman" w:cs="Times New Roman"/>
          <w:sz w:val="22"/>
          <w:szCs w:val="22"/>
        </w:rPr>
        <w:t xml:space="preserve"> Original research paper</w:t>
      </w:r>
    </w:p>
    <w:p w14:paraId="3FCA4542" w14:textId="6F834158" w:rsidR="00255955" w:rsidRPr="00000ABE" w:rsidRDefault="00255955" w:rsidP="00E160DB">
      <w:pPr>
        <w:pStyle w:val="MDPI13authornames"/>
        <w:jc w:val="both"/>
        <w:rPr>
          <w:rFonts w:ascii="Times New Roman" w:eastAsia="Palatino Linotype" w:hAnsi="Times New Roman" w:cs="Times New Roman"/>
          <w:bCs/>
          <w:sz w:val="36"/>
          <w:szCs w:val="36"/>
          <w:lang w:eastAsia="zh-CN" w:bidi="hi-IN"/>
        </w:rPr>
      </w:pPr>
      <w:r w:rsidRPr="00000ABE">
        <w:rPr>
          <w:rFonts w:ascii="Times New Roman" w:eastAsia="Palatino Linotype" w:hAnsi="Times New Roman" w:cs="Times New Roman"/>
          <w:bCs/>
          <w:sz w:val="36"/>
          <w:szCs w:val="36"/>
          <w:lang w:eastAsia="zh-CN" w:bidi="hi-IN"/>
        </w:rPr>
        <w:t>Derivation Boundaries</w:t>
      </w:r>
      <w:r w:rsidR="00B853B6">
        <w:rPr>
          <w:rFonts w:ascii="Times New Roman" w:eastAsia="Palatino Linotype" w:hAnsi="Times New Roman" w:cs="Times New Roman"/>
          <w:bCs/>
          <w:sz w:val="36"/>
          <w:szCs w:val="36"/>
          <w:lang w:eastAsia="zh-CN" w:bidi="hi-IN"/>
        </w:rPr>
        <w:t>:</w:t>
      </w:r>
      <w:r w:rsidRPr="00000ABE">
        <w:rPr>
          <w:rFonts w:ascii="Times New Roman" w:eastAsia="Palatino Linotype" w:hAnsi="Times New Roman" w:cs="Times New Roman"/>
          <w:bCs/>
          <w:sz w:val="36"/>
          <w:szCs w:val="36"/>
          <w:lang w:eastAsia="zh-CN" w:bidi="hi-IN"/>
        </w:rPr>
        <w:t xml:space="preserve"> A Structural Source of Faithfulness Failure in Large Language Models</w:t>
      </w:r>
    </w:p>
    <w:p w14:paraId="06718DAB" w14:textId="63A1586D" w:rsidR="0054619E" w:rsidRPr="00000ABE" w:rsidRDefault="00822D45" w:rsidP="00E160DB">
      <w:pPr>
        <w:pStyle w:val="MDPI13authornames"/>
        <w:jc w:val="both"/>
        <w:rPr>
          <w:rFonts w:ascii="Times New Roman" w:hAnsi="Times New Roman" w:cs="Times New Roman"/>
          <w:sz w:val="22"/>
          <w:lang w:val="de-DE"/>
        </w:rPr>
      </w:pPr>
      <w:r w:rsidRPr="00000ABE">
        <w:rPr>
          <w:rFonts w:ascii="Times New Roman" w:hAnsi="Times New Roman" w:cs="Times New Roman"/>
          <w:sz w:val="22"/>
          <w:lang w:val="de-DE"/>
        </w:rPr>
        <w:t>Vaishnavi Sreekumar</w:t>
      </w:r>
      <w:r w:rsidR="00141815" w:rsidRPr="00000ABE">
        <w:rPr>
          <w:rFonts w:ascii="Times New Roman" w:hAnsi="Times New Roman" w:cs="Times New Roman"/>
          <w:sz w:val="22"/>
          <w:vertAlign w:val="superscript"/>
          <w:lang w:val="de-DE"/>
        </w:rPr>
        <w:t>1</w:t>
      </w:r>
    </w:p>
    <w:p w14:paraId="4D547B83" w14:textId="5D8E0C94" w:rsidR="0054619E" w:rsidRPr="00000ABE" w:rsidRDefault="00141815" w:rsidP="00E160DB">
      <w:pPr>
        <w:pStyle w:val="MDPI16affiliation"/>
        <w:ind w:left="0" w:firstLine="0"/>
        <w:jc w:val="both"/>
        <w:rPr>
          <w:rFonts w:ascii="Times New Roman" w:hAnsi="Times New Roman" w:cs="Times New Roman"/>
          <w:sz w:val="20"/>
          <w:szCs w:val="20"/>
          <w:lang w:val="de-DE"/>
        </w:rPr>
      </w:pPr>
      <w:r w:rsidRPr="00000ABE">
        <w:rPr>
          <w:rFonts w:ascii="Times New Roman" w:hAnsi="Times New Roman" w:cs="Times New Roman"/>
          <w:sz w:val="20"/>
          <w:szCs w:val="20"/>
          <w:vertAlign w:val="superscript"/>
          <w:lang w:val="de-DE"/>
        </w:rPr>
        <w:t xml:space="preserve">1 </w:t>
      </w:r>
      <w:r w:rsidR="005B7EFB" w:rsidRPr="00000ABE">
        <w:rPr>
          <w:rFonts w:ascii="Times New Roman" w:hAnsi="Times New Roman" w:cs="Times New Roman"/>
          <w:sz w:val="20"/>
          <w:szCs w:val="20"/>
          <w:lang w:val="de-DE"/>
        </w:rPr>
        <w:t>Student</w:t>
      </w:r>
      <w:r w:rsidRPr="00000ABE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623FB8" w:rsidRPr="00000ABE">
        <w:rPr>
          <w:rFonts w:ascii="Times New Roman" w:hAnsi="Times New Roman" w:cs="Times New Roman"/>
          <w:sz w:val="20"/>
          <w:szCs w:val="20"/>
          <w:lang w:val="de-DE"/>
        </w:rPr>
        <w:t>1 SRH Hochschule Heidelberg, Germany</w:t>
      </w:r>
      <w:r w:rsidR="00B853B6">
        <w:rPr>
          <w:rFonts w:ascii="Times New Roman" w:hAnsi="Times New Roman" w:cs="Times New Roman"/>
          <w:sz w:val="20"/>
          <w:szCs w:val="20"/>
          <w:lang w:val="de-DE"/>
        </w:rPr>
        <w:t>;</w:t>
      </w:r>
      <w:r w:rsidRPr="00000ABE">
        <w:rPr>
          <w:rFonts w:ascii="Times New Roman" w:hAnsi="Times New Roman" w:cs="Times New Roman"/>
          <w:sz w:val="20"/>
          <w:szCs w:val="20"/>
          <w:lang w:val="de-DE"/>
        </w:rPr>
        <w:t xml:space="preserve"> </w:t>
      </w:r>
      <w:r w:rsidR="00623FB8" w:rsidRPr="00000ABE">
        <w:rPr>
          <w:rFonts w:ascii="Times New Roman" w:hAnsi="Times New Roman" w:cs="Times New Roman"/>
          <w:sz w:val="20"/>
          <w:szCs w:val="20"/>
          <w:lang w:val="de-DE"/>
        </w:rPr>
        <w:t>vaishnavisreekumar28@gmail</w:t>
      </w:r>
      <w:r w:rsidR="00B853B6">
        <w:rPr>
          <w:rFonts w:ascii="Times New Roman" w:hAnsi="Times New Roman" w:cs="Times New Roman"/>
          <w:sz w:val="20"/>
          <w:szCs w:val="20"/>
          <w:lang w:val="de-DE"/>
        </w:rPr>
        <w:t>.</w:t>
      </w:r>
      <w:r w:rsidR="00623FB8" w:rsidRPr="00000ABE">
        <w:rPr>
          <w:rFonts w:ascii="Times New Roman" w:hAnsi="Times New Roman" w:cs="Times New Roman"/>
          <w:sz w:val="20"/>
          <w:szCs w:val="20"/>
          <w:lang w:val="de-DE"/>
        </w:rPr>
        <w:t>com</w:t>
      </w:r>
    </w:p>
    <w:p w14:paraId="0AF46AB3" w14:textId="77777777" w:rsidR="00623FB8" w:rsidRPr="00AB04B4" w:rsidRDefault="00623FB8" w:rsidP="00E160DB">
      <w:pPr>
        <w:pStyle w:val="MDPI16affiliation"/>
        <w:ind w:left="0" w:firstLine="0"/>
        <w:jc w:val="both"/>
        <w:rPr>
          <w:rFonts w:ascii="Times New Roman" w:hAnsi="Times New Roman" w:cs="Times New Roman"/>
          <w:sz w:val="20"/>
          <w:szCs w:val="20"/>
          <w:lang w:val="de-DE"/>
        </w:rPr>
      </w:pPr>
    </w:p>
    <w:p w14:paraId="73BCFCB1" w14:textId="3CAA3BBF" w:rsidR="003A08EC" w:rsidRPr="003A08EC" w:rsidRDefault="00623FB8" w:rsidP="003A08EC">
      <w:pPr>
        <w:spacing w:after="120"/>
        <w:jc w:val="both"/>
        <w:rPr>
          <w:rFonts w:ascii="Times New Roman" w:eastAsia="Palatino Linotype" w:hAnsi="Times New Roman" w:cs="Times New Roman"/>
          <w:sz w:val="20"/>
          <w:szCs w:val="20"/>
          <w:lang w:val="en-IN"/>
        </w:rPr>
      </w:pPr>
      <w:r w:rsidRPr="00000ABE">
        <w:rPr>
          <w:rFonts w:ascii="Times New Roman" w:hAnsi="Times New Roman" w:cs="Times New Roman"/>
          <w:b/>
          <w:sz w:val="20"/>
          <w:szCs w:val="20"/>
        </w:rPr>
        <w:t>Abstract</w:t>
      </w:r>
      <w:r w:rsidR="00B853B6">
        <w:rPr>
          <w:rFonts w:ascii="Times New Roman" w:hAnsi="Times New Roman" w:cs="Times New Roman"/>
          <w:b/>
          <w:sz w:val="20"/>
          <w:szCs w:val="20"/>
        </w:rPr>
        <w:t>:</w:t>
      </w:r>
      <w:r w:rsidRPr="00000ABE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>Faithfulness to supplied information is not uniform in large language models</w:t>
      </w:r>
      <w:r w:rsidR="00F542B5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: 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>some rules, thresholds, or features shape outputs correctly while others do not, with nothing in a model</w:t>
      </w:r>
      <w:r w:rsidR="006202DC">
        <w:rPr>
          <w:rFonts w:ascii="Times New Roman" w:eastAsia="Palatino Linotype" w:hAnsi="Times New Roman" w:cs="Times New Roman"/>
          <w:sz w:val="20"/>
          <w:szCs w:val="20"/>
          <w:lang w:val="en-IN"/>
        </w:rPr>
        <w:t>’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>s own explanations distinguishing the two</w:t>
      </w:r>
      <w:r w:rsidR="00B853B6">
        <w:rPr>
          <w:rFonts w:ascii="Times New Roman" w:eastAsia="Palatino Linotype" w:hAnsi="Times New Roman" w:cs="Times New Roman"/>
          <w:sz w:val="20"/>
          <w:szCs w:val="20"/>
          <w:lang w:val="en-IN"/>
        </w:rPr>
        <w:t>.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An industrial classification task motivates this</w:t>
      </w:r>
      <w:r w:rsidR="001B792A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observation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>, where supplying a classifier</w:t>
      </w:r>
      <w:r w:rsidR="006202DC">
        <w:rPr>
          <w:rFonts w:ascii="Times New Roman" w:eastAsia="Palatino Linotype" w:hAnsi="Times New Roman" w:cs="Times New Roman"/>
          <w:sz w:val="20"/>
          <w:szCs w:val="20"/>
          <w:lang w:val="en-IN"/>
        </w:rPr>
        <w:t>’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>s exact decision thresholds improved accuracy while degrading minority-class recall, raising the question of where such failures occur</w:t>
      </w:r>
      <w:r w:rsidR="00B853B6">
        <w:rPr>
          <w:rFonts w:ascii="Times New Roman" w:eastAsia="Palatino Linotype" w:hAnsi="Times New Roman" w:cs="Times New Roman"/>
          <w:sz w:val="20"/>
          <w:szCs w:val="20"/>
          <w:lang w:val="en-IN"/>
        </w:rPr>
        <w:t>.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Because that setting involved a closed model and proprietary data, the same question is examined in two domains</w:t>
      </w:r>
      <w:r w:rsidR="00B853B6">
        <w:rPr>
          <w:rFonts w:ascii="Times New Roman" w:eastAsia="Palatino Linotype" w:hAnsi="Times New Roman" w:cs="Times New Roman"/>
          <w:sz w:val="20"/>
          <w:szCs w:val="20"/>
          <w:lang w:val="en-IN"/>
        </w:rPr>
        <w:t>: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airline baggage-fee and tax calculation</w:t>
      </w:r>
      <w:r w:rsidR="00B853B6">
        <w:rPr>
          <w:rFonts w:ascii="Times New Roman" w:eastAsia="Palatino Linotype" w:hAnsi="Times New Roman" w:cs="Times New Roman"/>
          <w:sz w:val="20"/>
          <w:szCs w:val="20"/>
          <w:lang w:val="en-IN"/>
        </w:rPr>
        <w:t>.</w:t>
      </w:r>
      <w:r w:rsid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>Across domains, models reliably handle directly available values but fail when a known fact must be transformed into a new value through a rule-conditioned lookup, points named here derivation boundaries</w:t>
      </w:r>
      <w:r w:rsidR="00B853B6">
        <w:rPr>
          <w:rFonts w:ascii="Times New Roman" w:eastAsia="Palatino Linotype" w:hAnsi="Times New Roman" w:cs="Times New Roman"/>
          <w:sz w:val="20"/>
          <w:szCs w:val="20"/>
          <w:lang w:val="en-IN"/>
        </w:rPr>
        <w:t>.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Two error patterns recur there</w:t>
      </w:r>
      <w:r w:rsidR="00B853B6">
        <w:rPr>
          <w:rFonts w:ascii="Times New Roman" w:eastAsia="Palatino Linotype" w:hAnsi="Times New Roman" w:cs="Times New Roman"/>
          <w:sz w:val="20"/>
          <w:szCs w:val="20"/>
          <w:lang w:val="en-IN"/>
        </w:rPr>
        <w:t>: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misassignment, in which a valid value is assigned to the wrong side of a rule boundary, and fabrication, in which a value unsupported by the rules is introduced and justified as though retrieved correctly</w:t>
      </w:r>
      <w:r w:rsidR="00B853B6">
        <w:rPr>
          <w:rFonts w:ascii="Times New Roman" w:eastAsia="Palatino Linotype" w:hAnsi="Times New Roman" w:cs="Times New Roman"/>
          <w:sz w:val="20"/>
          <w:szCs w:val="20"/>
          <w:lang w:val="en-IN"/>
        </w:rPr>
        <w:t>.</w:t>
      </w:r>
      <w:r w:rsid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>Layer-wise analysis using the logit lens suggests a mechanistic explanation</w:t>
      </w:r>
      <w:r w:rsidR="00B853B6">
        <w:rPr>
          <w:rFonts w:ascii="Times New Roman" w:eastAsia="Palatino Linotype" w:hAnsi="Times New Roman" w:cs="Times New Roman"/>
          <w:sz w:val="20"/>
          <w:szCs w:val="20"/>
          <w:lang w:val="en-IN"/>
        </w:rPr>
        <w:t>.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Directly available values stabilize early, whereas boundary-dependent values commit later and less stably, with correct alternatives often remaining competitive until the final layers</w:t>
      </w:r>
      <w:r w:rsidR="00B853B6">
        <w:rPr>
          <w:rFonts w:ascii="Times New Roman" w:eastAsia="Palatino Linotype" w:hAnsi="Times New Roman" w:cs="Times New Roman"/>
          <w:sz w:val="20"/>
          <w:szCs w:val="20"/>
          <w:lang w:val="en-IN"/>
        </w:rPr>
        <w:t>.</w:t>
      </w:r>
      <w:r w:rsidR="003A08EC" w:rsidRPr="003A08EC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</w:t>
      </w:r>
      <w:r w:rsidR="00E97C42" w:rsidRPr="00E97C42">
        <w:rPr>
          <w:rFonts w:ascii="Times New Roman" w:eastAsia="Palatino Linotype" w:hAnsi="Times New Roman" w:cs="Times New Roman"/>
          <w:sz w:val="20"/>
          <w:szCs w:val="20"/>
        </w:rPr>
        <w:t>Faithfulness failures concentrate at derivation boundaries rather than spreading uniformly, a pattern layer-wise analysis links to delayed internal resolution</w:t>
      </w:r>
      <w:r w:rsidR="00B853B6">
        <w:rPr>
          <w:rFonts w:ascii="Times New Roman" w:eastAsia="Palatino Linotype" w:hAnsi="Times New Roman" w:cs="Times New Roman"/>
          <w:sz w:val="20"/>
          <w:szCs w:val="20"/>
        </w:rPr>
        <w:t>.</w:t>
      </w:r>
    </w:p>
    <w:p w14:paraId="0CF13A64" w14:textId="790B5FE0" w:rsidR="00171342" w:rsidRPr="00000ABE" w:rsidRDefault="00171342" w:rsidP="00E160DB">
      <w:pPr>
        <w:spacing w:after="120"/>
        <w:jc w:val="both"/>
        <w:rPr>
          <w:rFonts w:ascii="Times New Roman" w:eastAsia="Palatino Linotype" w:hAnsi="Times New Roman" w:cs="Times New Roman"/>
          <w:sz w:val="20"/>
          <w:szCs w:val="20"/>
          <w:lang w:val="en-IN"/>
        </w:rPr>
      </w:pPr>
      <w:r w:rsidRPr="00000ABE">
        <w:rPr>
          <w:rFonts w:ascii="Times New Roman" w:eastAsia="Palatino Linotype" w:hAnsi="Times New Roman" w:cs="Times New Roman"/>
          <w:b/>
          <w:bCs/>
          <w:sz w:val="20"/>
          <w:szCs w:val="20"/>
          <w:lang w:val="en-IN"/>
        </w:rPr>
        <w:t>Keywords</w:t>
      </w:r>
      <w:r w:rsidR="00B853B6">
        <w:rPr>
          <w:rFonts w:ascii="Times New Roman" w:eastAsia="Palatino Linotype" w:hAnsi="Times New Roman" w:cs="Times New Roman"/>
          <w:b/>
          <w:bCs/>
          <w:sz w:val="20"/>
          <w:szCs w:val="20"/>
          <w:lang w:val="en-IN"/>
        </w:rPr>
        <w:t>:</w:t>
      </w:r>
      <w:r w:rsidRPr="00000ABE">
        <w:rPr>
          <w:rFonts w:ascii="Times New Roman" w:eastAsia="Palatino Linotype" w:hAnsi="Times New Roman" w:cs="Times New Roman"/>
          <w:b/>
          <w:bCs/>
          <w:sz w:val="20"/>
          <w:szCs w:val="20"/>
          <w:lang w:val="en-IN"/>
        </w:rPr>
        <w:t xml:space="preserve"> </w:t>
      </w:r>
      <w:r w:rsidRPr="00000ABE">
        <w:rPr>
          <w:rFonts w:ascii="Times New Roman" w:eastAsia="Palatino Linotype" w:hAnsi="Times New Roman" w:cs="Times New Roman"/>
          <w:sz w:val="20"/>
          <w:szCs w:val="20"/>
          <w:lang w:val="en-IN"/>
        </w:rPr>
        <w:t>large language models</w:t>
      </w:r>
      <w:r w:rsidR="00B853B6">
        <w:rPr>
          <w:rFonts w:ascii="Times New Roman" w:eastAsia="Palatino Linotype" w:hAnsi="Times New Roman" w:cs="Times New Roman"/>
          <w:sz w:val="20"/>
          <w:szCs w:val="20"/>
          <w:lang w:val="en-IN"/>
        </w:rPr>
        <w:t>;</w:t>
      </w:r>
      <w:r w:rsidRPr="00000ABE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chain-of-thought faithfulness</w:t>
      </w:r>
      <w:r w:rsidR="00B853B6">
        <w:rPr>
          <w:rFonts w:ascii="Times New Roman" w:eastAsia="Palatino Linotype" w:hAnsi="Times New Roman" w:cs="Times New Roman"/>
          <w:sz w:val="20"/>
          <w:szCs w:val="20"/>
          <w:lang w:val="en-IN"/>
        </w:rPr>
        <w:t>;</w:t>
      </w:r>
      <w:r w:rsidRPr="00000ABE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rule-guided reasoning</w:t>
      </w:r>
      <w:r w:rsidR="00B853B6">
        <w:rPr>
          <w:rFonts w:ascii="Times New Roman" w:eastAsia="Palatino Linotype" w:hAnsi="Times New Roman" w:cs="Times New Roman"/>
          <w:sz w:val="20"/>
          <w:szCs w:val="20"/>
          <w:lang w:val="en-IN"/>
        </w:rPr>
        <w:t>;</w:t>
      </w:r>
      <w:r w:rsidRPr="00000ABE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derivation boundary</w:t>
      </w:r>
      <w:r w:rsidR="00B853B6">
        <w:rPr>
          <w:rFonts w:ascii="Times New Roman" w:eastAsia="Palatino Linotype" w:hAnsi="Times New Roman" w:cs="Times New Roman"/>
          <w:sz w:val="20"/>
          <w:szCs w:val="20"/>
          <w:lang w:val="en-IN"/>
        </w:rPr>
        <w:t>;</w:t>
      </w:r>
      <w:r w:rsidRPr="00000ABE">
        <w:rPr>
          <w:rFonts w:ascii="Times New Roman" w:eastAsia="Palatino Linotype" w:hAnsi="Times New Roman" w:cs="Times New Roman"/>
          <w:sz w:val="20"/>
          <w:szCs w:val="20"/>
          <w:lang w:val="en-IN"/>
        </w:rPr>
        <w:t xml:space="preserve"> hallucination</w:t>
      </w:r>
    </w:p>
    <w:p w14:paraId="2909795C" w14:textId="0AE6F46C" w:rsidR="00E2490A" w:rsidRPr="00000ABE" w:rsidRDefault="00E2490A" w:rsidP="00E160DB">
      <w:pPr>
        <w:pStyle w:val="Standard"/>
        <w:spacing w:before="245" w:after="58"/>
        <w:jc w:val="both"/>
        <w:rPr>
          <w:rFonts w:ascii="Times New Roman" w:hAnsi="Times New Roman" w:cs="Times New Roman"/>
        </w:rPr>
      </w:pPr>
      <w:r w:rsidRPr="00000ABE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="00B853B6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000ABE">
        <w:rPr>
          <w:rFonts w:ascii="Times New Roman" w:hAnsi="Times New Roman" w:cs="Times New Roman"/>
          <w:b/>
          <w:bCs/>
          <w:sz w:val="22"/>
          <w:szCs w:val="22"/>
        </w:rPr>
        <w:t xml:space="preserve"> Introduction</w:t>
      </w:r>
    </w:p>
    <w:p w14:paraId="17D135AB" w14:textId="3B9FF725" w:rsidR="00473D29" w:rsidRPr="00000ABE" w:rsidRDefault="00473D29" w:rsidP="00E160DB">
      <w:pPr>
        <w:spacing w:after="160"/>
        <w:ind w:firstLine="432"/>
        <w:jc w:val="both"/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 w:rsidRPr="00000ABE">
        <w:rPr>
          <w:rFonts w:ascii="Times New Roman" w:eastAsia="Times New Roman" w:hAnsi="Times New Roman" w:cs="Times New Roman"/>
          <w:sz w:val="22"/>
          <w:szCs w:val="22"/>
          <w:lang w:val="en-IN"/>
        </w:rPr>
        <w:t>Large language models are increasingly deployed as components in pipelines where they are given external information to support a decision like retrieved documents, computed features, domain-specific rules, threshold values or other pre-processed quantities</w:t>
      </w:r>
      <w:r w:rsidR="00D13EE7" w:rsidRPr="00000ABE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</w:t>
      </w:r>
      <w:r w:rsidRPr="00000ABE">
        <w:rPr>
          <w:rFonts w:ascii="Times New Roman" w:eastAsia="Times New Roman" w:hAnsi="Times New Roman" w:cs="Times New Roman"/>
          <w:sz w:val="22"/>
          <w:szCs w:val="22"/>
          <w:lang w:val="en-IN"/>
        </w:rPr>
        <w:t>on the implicit expectation that having this information is sufficient to use it correctl</w:t>
      </w:r>
      <w:r w:rsidR="002058F6" w:rsidRPr="00000ABE">
        <w:rPr>
          <w:rFonts w:ascii="Times New Roman" w:eastAsia="Times New Roman" w:hAnsi="Times New Roman" w:cs="Times New Roman"/>
          <w:sz w:val="22"/>
          <w:szCs w:val="22"/>
          <w:lang w:val="en-IN"/>
        </w:rPr>
        <w:t>y</w:t>
      </w:r>
      <w:r w:rsidR="00B853B6">
        <w:rPr>
          <w:rFonts w:ascii="Times New Roman" w:eastAsia="Times New Roman" w:hAnsi="Times New Roman" w:cs="Times New Roman"/>
          <w:sz w:val="22"/>
          <w:szCs w:val="22"/>
          <w:lang w:val="en-IN"/>
        </w:rPr>
        <w:t>.</w:t>
      </w:r>
      <w:r w:rsidR="002058F6" w:rsidRPr="00000ABE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</w:t>
      </w:r>
      <w:r w:rsidR="00D20559" w:rsidRPr="00000ABE">
        <w:rPr>
          <w:rFonts w:ascii="Times New Roman" w:eastAsia="Times New Roman" w:hAnsi="Times New Roman" w:cs="Times New Roman"/>
          <w:sz w:val="22"/>
          <w:szCs w:val="22"/>
          <w:lang w:val="en-IN"/>
        </w:rPr>
        <w:t>Yet, having access to such information</w:t>
      </w:r>
      <w:r w:rsidR="00770FCF" w:rsidRPr="00000ABE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does not affect a model</w:t>
      </w:r>
      <w:r w:rsidR="006202DC">
        <w:rPr>
          <w:rFonts w:ascii="Times New Roman" w:eastAsia="Times New Roman" w:hAnsi="Times New Roman" w:cs="Times New Roman"/>
          <w:sz w:val="22"/>
          <w:szCs w:val="22"/>
          <w:lang w:val="en-IN"/>
        </w:rPr>
        <w:t>’</w:t>
      </w:r>
      <w:r w:rsidR="00770FCF" w:rsidRPr="00000ABE">
        <w:rPr>
          <w:rFonts w:ascii="Times New Roman" w:eastAsia="Times New Roman" w:hAnsi="Times New Roman" w:cs="Times New Roman"/>
          <w:sz w:val="22"/>
          <w:szCs w:val="22"/>
          <w:lang w:val="en-IN"/>
        </w:rPr>
        <w:t>s output uniformly</w:t>
      </w:r>
      <w:r w:rsidR="00B853B6">
        <w:rPr>
          <w:rFonts w:ascii="Times New Roman" w:eastAsia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</w:t>
      </w:r>
      <w:r w:rsidR="00CB50E2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Some of the information that is given to the model </w:t>
      </w:r>
      <w:r w:rsidR="00CB50E2">
        <w:rPr>
          <w:rFonts w:ascii="Times New Roman" w:eastAsia="Times New Roman" w:hAnsi="Times New Roman" w:cs="Times New Roman"/>
          <w:sz w:val="22"/>
          <w:szCs w:val="22"/>
        </w:rPr>
        <w:t>w</w:t>
      </w:r>
      <w:r w:rsidR="00D563D6" w:rsidRPr="00000ABE">
        <w:rPr>
          <w:rFonts w:ascii="Times New Roman" w:eastAsia="Times New Roman" w:hAnsi="Times New Roman" w:cs="Times New Roman"/>
          <w:sz w:val="22"/>
          <w:szCs w:val="22"/>
        </w:rPr>
        <w:t>ithin a single response</w:t>
      </w:r>
      <w:r w:rsidR="00CB50E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563D6" w:rsidRPr="00000ABE">
        <w:rPr>
          <w:rFonts w:ascii="Times New Roman" w:eastAsia="Times New Roman" w:hAnsi="Times New Roman" w:cs="Times New Roman"/>
          <w:sz w:val="22"/>
          <w:szCs w:val="22"/>
        </w:rPr>
        <w:t xml:space="preserve">is incorporated faithfully into its stated reasoning and final answer </w:t>
      </w:r>
      <w:r w:rsidR="00F25FFB">
        <w:rPr>
          <w:rFonts w:ascii="Times New Roman" w:eastAsia="Times New Roman" w:hAnsi="Times New Roman" w:cs="Times New Roman"/>
          <w:sz w:val="22"/>
          <w:szCs w:val="22"/>
        </w:rPr>
        <w:t>while</w:t>
      </w:r>
      <w:r w:rsidR="00D563D6" w:rsidRPr="00000ABE">
        <w:rPr>
          <w:rFonts w:ascii="Times New Roman" w:eastAsia="Times New Roman" w:hAnsi="Times New Roman" w:cs="Times New Roman"/>
          <w:sz w:val="22"/>
          <w:szCs w:val="22"/>
        </w:rPr>
        <w:t xml:space="preserve"> some is not, and nothing in the model</w:t>
      </w:r>
      <w:r w:rsidR="006202DC">
        <w:rPr>
          <w:rFonts w:ascii="Times New Roman" w:eastAsia="Times New Roman" w:hAnsi="Times New Roman" w:cs="Times New Roman"/>
          <w:sz w:val="22"/>
          <w:szCs w:val="22"/>
        </w:rPr>
        <w:t>’</w:t>
      </w:r>
      <w:r w:rsidR="00D563D6" w:rsidRPr="00000ABE">
        <w:rPr>
          <w:rFonts w:ascii="Times New Roman" w:eastAsia="Times New Roman" w:hAnsi="Times New Roman" w:cs="Times New Roman"/>
          <w:sz w:val="22"/>
          <w:szCs w:val="22"/>
        </w:rPr>
        <w:t>s own account of either case marks the difference between them, a pattern Turpin et al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.</w:t>
      </w:r>
      <w:r w:rsidR="00D563D6" w:rsidRPr="00000ABE">
        <w:rPr>
          <w:rFonts w:ascii="Times New Roman" w:eastAsia="Times New Roman" w:hAnsi="Times New Roman" w:cs="Times New Roman"/>
          <w:sz w:val="22"/>
          <w:szCs w:val="22"/>
        </w:rPr>
        <w:t xml:space="preserve"> demonstrate directly by showing that chain-of-thought explanations can systematically omit a factor that demonstrably influenced the model</w:t>
      </w:r>
      <w:r w:rsidR="006202DC">
        <w:rPr>
          <w:rFonts w:ascii="Times New Roman" w:eastAsia="Times New Roman" w:hAnsi="Times New Roman" w:cs="Times New Roman"/>
          <w:sz w:val="22"/>
          <w:szCs w:val="22"/>
        </w:rPr>
        <w:t>’</w:t>
      </w:r>
      <w:r w:rsidR="00D563D6" w:rsidRPr="00000ABE">
        <w:rPr>
          <w:rFonts w:ascii="Times New Roman" w:eastAsia="Times New Roman" w:hAnsi="Times New Roman" w:cs="Times New Roman"/>
          <w:sz w:val="22"/>
          <w:szCs w:val="22"/>
        </w:rPr>
        <w:t>s answer [1]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174D58E" w14:textId="56691B0F" w:rsidR="001F70BB" w:rsidRPr="00000ABE" w:rsidRDefault="001F70BB" w:rsidP="00E160DB">
      <w:pPr>
        <w:spacing w:after="160"/>
        <w:ind w:firstLine="432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000ABE">
        <w:rPr>
          <w:rFonts w:ascii="Times New Roman" w:eastAsia="Times New Roman" w:hAnsi="Times New Roman" w:cs="Times New Roman"/>
          <w:sz w:val="22"/>
          <w:szCs w:val="22"/>
        </w:rPr>
        <w:t>This investigation began in my master</w:t>
      </w:r>
      <w:r w:rsidR="006202DC">
        <w:rPr>
          <w:rFonts w:ascii="Times New Roman" w:eastAsia="Times New Roman" w:hAnsi="Times New Roman" w:cs="Times New Roman"/>
          <w:sz w:val="22"/>
          <w:szCs w:val="22"/>
        </w:rPr>
        <w:t>’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>s thesis</w:t>
      </w:r>
      <w:r w:rsidR="00F25FF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F25FFB" w:rsidRPr="00000ABE">
        <w:rPr>
          <w:rFonts w:ascii="Times New Roman" w:eastAsia="Times New Roman" w:hAnsi="Times New Roman" w:cs="Times New Roman"/>
          <w:sz w:val="22"/>
          <w:szCs w:val="22"/>
        </w:rPr>
        <w:t>[1</w:t>
      </w:r>
      <w:r w:rsidR="00F25FFB">
        <w:rPr>
          <w:rFonts w:ascii="Times New Roman" w:eastAsia="Times New Roman" w:hAnsi="Times New Roman" w:cs="Times New Roman"/>
          <w:sz w:val="22"/>
          <w:szCs w:val="22"/>
        </w:rPr>
        <w:t>0</w:t>
      </w:r>
      <w:r w:rsidR="00F25FFB" w:rsidRPr="00000ABE">
        <w:rPr>
          <w:rFonts w:ascii="Times New Roman" w:eastAsia="Times New Roman" w:hAnsi="Times New Roman" w:cs="Times New Roman"/>
          <w:sz w:val="22"/>
          <w:szCs w:val="22"/>
        </w:rPr>
        <w:t>]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>, which examined an industrial time-series classification problem, distinguishing two types of events in a manufacturing process from sensor sequences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.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 xml:space="preserve"> There, a large language model was given the exact decision thresholds used by a trained classifier with the aim of using the model</w:t>
      </w:r>
      <w:r w:rsidR="006202DC">
        <w:rPr>
          <w:rFonts w:ascii="Times New Roman" w:eastAsia="Times New Roman" w:hAnsi="Times New Roman" w:cs="Times New Roman"/>
          <w:sz w:val="22"/>
          <w:szCs w:val="22"/>
        </w:rPr>
        <w:t>’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>s verbalized reasoning as an interpretable substitute for the classifier itself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.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 xml:space="preserve"> The thresholds were stated explicitly in the same numeric form and units the classifier used internally so the model was missing nothing it needed in principle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.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 xml:space="preserve"> Supplying them raised overall classification accuracy while </w:t>
      </w:r>
      <w:r w:rsidR="00CB50E2">
        <w:rPr>
          <w:rFonts w:ascii="Times New Roman" w:eastAsia="Times New Roman" w:hAnsi="Times New Roman" w:cs="Times New Roman"/>
          <w:sz w:val="22"/>
          <w:szCs w:val="22"/>
        </w:rPr>
        <w:t xml:space="preserve">collapsing </w:t>
      </w:r>
      <w:r w:rsidR="00CB50E2" w:rsidRPr="00000ABE">
        <w:rPr>
          <w:rFonts w:ascii="Times New Roman" w:eastAsia="Times New Roman" w:hAnsi="Times New Roman" w:cs="Times New Roman"/>
          <w:sz w:val="22"/>
          <w:szCs w:val="22"/>
        </w:rPr>
        <w:t>recall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 xml:space="preserve"> on the minority class</w:t>
      </w:r>
      <w:r w:rsidR="00B94352">
        <w:rPr>
          <w:rFonts w:ascii="Times New Roman" w:eastAsia="Times New Roman" w:hAnsi="Times New Roman" w:cs="Times New Roman"/>
          <w:sz w:val="22"/>
          <w:szCs w:val="22"/>
        </w:rPr>
        <w:t>,</w:t>
      </w:r>
      <w:r w:rsidR="00CB50E2">
        <w:rPr>
          <w:rFonts w:ascii="Times New Roman" w:eastAsia="Times New Roman" w:hAnsi="Times New Roman" w:cs="Times New Roman"/>
          <w:sz w:val="22"/>
          <w:szCs w:val="22"/>
        </w:rPr>
        <w:t xml:space="preserve"> which is 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>the harder and more consequential class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.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 xml:space="preserve"> This is not the result a faithfully rule-following model should produce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.</w:t>
      </w:r>
      <w:r w:rsidR="00CB50E2">
        <w:rPr>
          <w:rFonts w:ascii="Times New Roman" w:eastAsia="Times New Roman" w:hAnsi="Times New Roman" w:cs="Times New Roman"/>
          <w:sz w:val="22"/>
          <w:szCs w:val="22"/>
        </w:rPr>
        <w:t xml:space="preserve"> A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 xml:space="preserve"> threshold handed to a model outright should not make its performance worse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48B7D4D1" w14:textId="7CB55A2B" w:rsidR="00D600EC" w:rsidRPr="00000ABE" w:rsidRDefault="00D600EC" w:rsidP="00E160DB">
      <w:pPr>
        <w:spacing w:after="160"/>
        <w:ind w:firstLine="432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000ABE">
        <w:rPr>
          <w:rFonts w:ascii="Times New Roman" w:eastAsia="Times New Roman" w:hAnsi="Times New Roman" w:cs="Times New Roman"/>
          <w:sz w:val="22"/>
          <w:szCs w:val="22"/>
        </w:rPr>
        <w:t xml:space="preserve">This anomaly motivates the central question of </w:t>
      </w:r>
      <w:r w:rsidR="00DA4CAF" w:rsidRPr="00000ABE">
        <w:rPr>
          <w:rFonts w:ascii="Times New Roman" w:eastAsia="Times New Roman" w:hAnsi="Times New Roman" w:cs="Times New Roman"/>
          <w:sz w:val="22"/>
          <w:szCs w:val="22"/>
        </w:rPr>
        <w:t>present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 xml:space="preserve"> work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: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 xml:space="preserve"> where do faithfulness failures occur and why do they occur there rather than being distributed uniformly across a model</w:t>
      </w:r>
      <w:r w:rsidR="006202DC">
        <w:rPr>
          <w:rFonts w:ascii="Times New Roman" w:eastAsia="Times New Roman" w:hAnsi="Times New Roman" w:cs="Times New Roman"/>
          <w:sz w:val="22"/>
          <w:szCs w:val="22"/>
        </w:rPr>
        <w:t>’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>s reasoning process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?</w:t>
      </w:r>
    </w:p>
    <w:p w14:paraId="7977DE5B" w14:textId="44A7CC21" w:rsidR="000141AD" w:rsidRPr="00000ABE" w:rsidRDefault="000A6CAB" w:rsidP="00E160DB">
      <w:pPr>
        <w:spacing w:after="160"/>
        <w:ind w:firstLine="432"/>
        <w:jc w:val="both"/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 w:rsidRPr="00000ABE">
        <w:rPr>
          <w:rFonts w:ascii="Times New Roman" w:eastAsia="Times New Roman" w:hAnsi="Times New Roman" w:cs="Times New Roman"/>
          <w:sz w:val="22"/>
          <w:szCs w:val="22"/>
        </w:rPr>
        <w:t>The failures are not diffuse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.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 xml:space="preserve"> Instead, they concentrate on a specific class of computational step, one at which a directly available fact must be converted into a further value through a rule-conditioned operation rather than by direct restatement or elementary computation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.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 xml:space="preserve"> This step recurs across every domain </w:t>
      </w:r>
      <w:r w:rsidR="00947E16" w:rsidRPr="00000ABE">
        <w:rPr>
          <w:rFonts w:ascii="Times New Roman" w:eastAsia="Times New Roman" w:hAnsi="Times New Roman" w:cs="Times New Roman"/>
          <w:sz w:val="22"/>
          <w:szCs w:val="22"/>
        </w:rPr>
        <w:t>examine</w:t>
      </w:r>
      <w:r w:rsidR="00ED74CE" w:rsidRPr="00000ABE">
        <w:rPr>
          <w:rFonts w:ascii="Times New Roman" w:eastAsia="Times New Roman" w:hAnsi="Times New Roman" w:cs="Times New Roman"/>
          <w:sz w:val="22"/>
          <w:szCs w:val="22"/>
        </w:rPr>
        <w:t>d</w:t>
      </w:r>
      <w:r w:rsidR="00947E16" w:rsidRPr="00000AB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947E16" w:rsidRPr="00000ABE">
        <w:rPr>
          <w:rFonts w:ascii="Times New Roman" w:eastAsia="Times New Roman" w:hAnsi="Times New Roman" w:cs="Times New Roman"/>
          <w:sz w:val="22"/>
          <w:szCs w:val="22"/>
        </w:rPr>
        <w:lastRenderedPageBreak/>
        <w:t>and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 xml:space="preserve"> can be identified from a task</w:t>
      </w:r>
      <w:r w:rsidR="006202DC">
        <w:rPr>
          <w:rFonts w:ascii="Times New Roman" w:eastAsia="Times New Roman" w:hAnsi="Times New Roman" w:cs="Times New Roman"/>
          <w:sz w:val="22"/>
          <w:szCs w:val="22"/>
        </w:rPr>
        <w:t>’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>s structure before a model is ever run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.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 xml:space="preserve"> Using layer-wise analysis, </w:t>
      </w:r>
      <w:r w:rsidR="00E97C42">
        <w:rPr>
          <w:rFonts w:ascii="Times New Roman" w:eastAsia="Times New Roman" w:hAnsi="Times New Roman" w:cs="Times New Roman"/>
          <w:sz w:val="22"/>
          <w:szCs w:val="22"/>
        </w:rPr>
        <w:t xml:space="preserve">this </w:t>
      </w:r>
      <w:r w:rsidR="00ED74CE" w:rsidRPr="00000ABE">
        <w:rPr>
          <w:rFonts w:ascii="Times New Roman" w:eastAsia="Times New Roman" w:hAnsi="Times New Roman" w:cs="Times New Roman"/>
          <w:sz w:val="22"/>
          <w:szCs w:val="22"/>
        </w:rPr>
        <w:t xml:space="preserve">paper 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>show</w:t>
      </w:r>
      <w:r w:rsidR="00ED74CE" w:rsidRPr="00000ABE">
        <w:rPr>
          <w:rFonts w:ascii="Times New Roman" w:eastAsia="Times New Roman" w:hAnsi="Times New Roman" w:cs="Times New Roman"/>
          <w:sz w:val="22"/>
          <w:szCs w:val="22"/>
        </w:rPr>
        <w:t xml:space="preserve">s </w:t>
      </w:r>
      <w:r w:rsidRPr="00000ABE">
        <w:rPr>
          <w:rFonts w:ascii="Times New Roman" w:eastAsia="Times New Roman" w:hAnsi="Times New Roman" w:cs="Times New Roman"/>
          <w:sz w:val="22"/>
          <w:szCs w:val="22"/>
        </w:rPr>
        <w:t>that the values this step requires are committed to later and less stably than directly available values inside the model, which accounts for why it is especially vulnerable to failure</w:t>
      </w:r>
      <w:r w:rsidR="00B853B6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45DBDA63" w14:textId="3BD16822" w:rsidR="00ED30F4" w:rsidRPr="00000ABE" w:rsidRDefault="00ED30F4" w:rsidP="00E160DB">
      <w:pPr>
        <w:spacing w:after="160"/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000ABE">
        <w:rPr>
          <w:rFonts w:ascii="Times New Roman" w:hAnsi="Times New Roman" w:cs="Times New Roman"/>
          <w:b/>
          <w:bCs/>
          <w:sz w:val="22"/>
          <w:szCs w:val="22"/>
          <w:lang w:val="en-IN"/>
        </w:rPr>
        <w:t>2</w:t>
      </w:r>
      <w:r w:rsidR="00B853B6">
        <w:rPr>
          <w:rFonts w:ascii="Times New Roman" w:hAnsi="Times New Roman" w:cs="Times New Roman"/>
          <w:b/>
          <w:bCs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 </w:t>
      </w:r>
      <w:r w:rsidR="00CB50E2" w:rsidRPr="00CB50E2">
        <w:rPr>
          <w:rFonts w:ascii="Times New Roman" w:hAnsi="Times New Roman" w:cs="Times New Roman"/>
          <w:b/>
          <w:bCs/>
          <w:sz w:val="22"/>
          <w:szCs w:val="22"/>
        </w:rPr>
        <w:t>Experimental Setup</w:t>
      </w:r>
    </w:p>
    <w:p w14:paraId="1E55CFD3" w14:textId="193FF5DA" w:rsidR="00ED30F4" w:rsidRPr="00000ABE" w:rsidRDefault="00ED30F4" w:rsidP="00E160DB">
      <w:pPr>
        <w:spacing w:after="160"/>
        <w:ind w:firstLine="432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A setting that tests this </w:t>
      </w:r>
      <w:r w:rsidR="00CB50E2">
        <w:rPr>
          <w:rFonts w:ascii="Times New Roman" w:hAnsi="Times New Roman" w:cs="Times New Roman"/>
          <w:sz w:val="22"/>
          <w:szCs w:val="22"/>
          <w:lang w:val="en-IN"/>
        </w:rPr>
        <w:t>claim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requires every intermediate value to be verifiable, the model</w:t>
      </w:r>
      <w:r w:rsidR="006202DC">
        <w:rPr>
          <w:rFonts w:ascii="Times New Roman" w:hAnsi="Times New Roman" w:cs="Times New Roman"/>
          <w:sz w:val="22"/>
          <w:szCs w:val="22"/>
          <w:lang w:val="en-IN"/>
        </w:rPr>
        <w:t>’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s weights and decoding </w:t>
      </w:r>
      <w:r w:rsidR="00CB50E2" w:rsidRPr="00000ABE">
        <w:rPr>
          <w:rFonts w:ascii="Times New Roman" w:hAnsi="Times New Roman" w:cs="Times New Roman"/>
          <w:sz w:val="22"/>
          <w:szCs w:val="22"/>
          <w:lang w:val="en-IN"/>
        </w:rPr>
        <w:t>behaviour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to be fully inspectable and reproducible, and a task different enough from industrial sensor classification that a recurrence of the same pattern cannot be attributed to some shared peculiarity of the original data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The thesis observation that motivates this paper meets none of these conditions on its own</w:t>
      </w:r>
      <w:r w:rsidR="00C849A5">
        <w:rPr>
          <w:rFonts w:ascii="Times New Roman" w:hAnsi="Times New Roman" w:cs="Times New Roman"/>
          <w:sz w:val="22"/>
          <w:szCs w:val="22"/>
          <w:lang w:val="en-IN"/>
        </w:rPr>
        <w:t xml:space="preserve"> as it is 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a closed model, a proprietary dataset, and a single task</w:t>
      </w:r>
      <w:r w:rsidR="00C849A5">
        <w:rPr>
          <w:rFonts w:ascii="Times New Roman" w:hAnsi="Times New Roman" w:cs="Times New Roman"/>
          <w:sz w:val="22"/>
          <w:szCs w:val="22"/>
          <w:lang w:val="en-IN"/>
        </w:rPr>
        <w:t xml:space="preserve"> which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cannot be varied or inspected further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What follows traces the same question through three settings, an industrial classifier</w:t>
      </w:r>
      <w:r w:rsidR="006202DC">
        <w:rPr>
          <w:rFonts w:ascii="Times New Roman" w:hAnsi="Times New Roman" w:cs="Times New Roman"/>
          <w:sz w:val="22"/>
          <w:szCs w:val="22"/>
          <w:lang w:val="en-IN"/>
        </w:rPr>
        <w:t>’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s threshold, an airline</w:t>
      </w:r>
      <w:r w:rsidR="006202DC">
        <w:rPr>
          <w:rFonts w:ascii="Times New Roman" w:hAnsi="Times New Roman" w:cs="Times New Roman"/>
          <w:sz w:val="22"/>
          <w:szCs w:val="22"/>
          <w:lang w:val="en-IN"/>
        </w:rPr>
        <w:t>’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s fee table, a tax computation, each chosen to test a different part of this requirement, before turning</w:t>
      </w:r>
      <w:r w:rsidR="00CB50E2"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to what the three settings turn out to share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49FEE71A" w14:textId="08B5A795" w:rsidR="0014484C" w:rsidRPr="00000ABE" w:rsidRDefault="00CB50E2" w:rsidP="00CB50E2">
      <w:pPr>
        <w:spacing w:after="160"/>
        <w:ind w:firstLine="432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CB50E2">
        <w:rPr>
          <w:rFonts w:ascii="Times New Roman" w:hAnsi="Times New Roman" w:cs="Times New Roman"/>
          <w:sz w:val="22"/>
          <w:szCs w:val="22"/>
        </w:rPr>
        <w:t>Beginning with industrial classification</w:t>
      </w:r>
      <w:r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="00B94352">
        <w:rPr>
          <w:rFonts w:ascii="Times New Roman" w:hAnsi="Times New Roman" w:cs="Times New Roman"/>
          <w:sz w:val="22"/>
          <w:szCs w:val="22"/>
          <w:lang w:val="en-IN"/>
        </w:rPr>
        <w:t xml:space="preserve">not </w:t>
      </w:r>
      <w:r>
        <w:rPr>
          <w:rFonts w:ascii="Times New Roman" w:hAnsi="Times New Roman" w:cs="Times New Roman"/>
          <w:sz w:val="22"/>
          <w:szCs w:val="22"/>
          <w:lang w:val="en-IN"/>
        </w:rPr>
        <w:t>all t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he thresholds supplied to the model in 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this 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task were 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of 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>the same kind, though nothing marked this distinction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in how they were presented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Some depended on values already sitting in the input</w:t>
      </w:r>
      <w:r w:rsidR="00C849A5">
        <w:rPr>
          <w:rFonts w:ascii="Times New Roman" w:hAnsi="Times New Roman" w:cs="Times New Roman"/>
          <w:sz w:val="22"/>
          <w:szCs w:val="22"/>
          <w:lang w:val="en-IN"/>
        </w:rPr>
        <w:t xml:space="preserve"> like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a raw count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or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a directly logged sensor reading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that is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available without further computation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or look-ups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Pr="00CB50E2">
        <w:rPr>
          <w:rFonts w:ascii="Times New Roman" w:hAnsi="Times New Roman" w:cs="Times New Roman"/>
          <w:sz w:val="22"/>
          <w:szCs w:val="22"/>
        </w:rPr>
        <w:t xml:space="preserve">Others depended on </w:t>
      </w:r>
      <w:r>
        <w:rPr>
          <w:rFonts w:ascii="Times New Roman" w:hAnsi="Times New Roman" w:cs="Times New Roman"/>
          <w:sz w:val="22"/>
          <w:szCs w:val="22"/>
        </w:rPr>
        <w:t xml:space="preserve">a look-up or a </w:t>
      </w:r>
      <w:r w:rsidRPr="00CB50E2">
        <w:rPr>
          <w:rFonts w:ascii="Times New Roman" w:hAnsi="Times New Roman" w:cs="Times New Roman"/>
          <w:sz w:val="22"/>
          <w:szCs w:val="22"/>
        </w:rPr>
        <w:t>quantity that had to be computed from the raw sequence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 w:rsidRPr="00CB50E2">
        <w:rPr>
          <w:rFonts w:ascii="Times New Roman" w:hAnsi="Times New Roman" w:cs="Times New Roman"/>
          <w:sz w:val="22"/>
          <w:szCs w:val="22"/>
        </w:rPr>
        <w:t xml:space="preserve"> This computed value then had to be checked against a table of class-specific patterns to determine which threshold applied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 w:rsidRPr="00CB50E2"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>The model applied the first kind of threshold correctly and consistently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Pr="00CB50E2">
        <w:rPr>
          <w:rFonts w:ascii="Times New Roman" w:hAnsi="Times New Roman" w:cs="Times New Roman"/>
          <w:sz w:val="22"/>
          <w:szCs w:val="22"/>
        </w:rPr>
        <w:t>The second kind was handled differently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 w:rsidRPr="00CB50E2">
        <w:rPr>
          <w:rFonts w:ascii="Times New Roman" w:hAnsi="Times New Roman" w:cs="Times New Roman"/>
          <w:sz w:val="22"/>
          <w:szCs w:val="22"/>
        </w:rPr>
        <w:t xml:space="preserve"> The threshold that mattered most for distinguishing the minority class had been given to the model explicitly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B</w:t>
      </w:r>
      <w:r w:rsidRPr="00CB50E2">
        <w:rPr>
          <w:rFonts w:ascii="Times New Roman" w:hAnsi="Times New Roman" w:cs="Times New Roman"/>
          <w:sz w:val="22"/>
          <w:szCs w:val="22"/>
        </w:rPr>
        <w:t>ut it never performed the lookup that threshold depended on</w:t>
      </w:r>
      <w:r>
        <w:rPr>
          <w:rFonts w:ascii="Times New Roman" w:hAnsi="Times New Roman" w:cs="Times New Roman"/>
          <w:sz w:val="22"/>
          <w:szCs w:val="22"/>
        </w:rPr>
        <w:t xml:space="preserve"> which meant</w:t>
      </w:r>
      <w:r w:rsidRPr="00CB50E2">
        <w:rPr>
          <w:rFonts w:ascii="Times New Roman" w:hAnsi="Times New Roman" w:cs="Times New Roman"/>
          <w:sz w:val="22"/>
          <w:szCs w:val="22"/>
        </w:rPr>
        <w:t xml:space="preserve"> checking the computed ratio against the table of class-specific patterns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 w:rsidRPr="00CB50E2">
        <w:rPr>
          <w:rFonts w:ascii="Times New Roman" w:hAnsi="Times New Roman" w:cs="Times New Roman"/>
          <w:sz w:val="22"/>
          <w:szCs w:val="22"/>
        </w:rPr>
        <w:t xml:space="preserve"> Nothing in its reasoning trace admitted that this lookup had been skipped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IN"/>
        </w:rPr>
        <w:t>T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>his raises a question a single observation cannot answer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If a model handles most of what it is given correctly and fails on one specific case, is the failure a peculiarity of that one threshold, that one dataset, that one model, or is something more general being exposed by it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?</w:t>
      </w:r>
    </w:p>
    <w:p w14:paraId="77814A47" w14:textId="2721BC53" w:rsidR="004B199C" w:rsidRDefault="001A36FE" w:rsidP="00E160DB">
      <w:pPr>
        <w:spacing w:after="160"/>
        <w:ind w:firstLine="432"/>
        <w:jc w:val="both"/>
        <w:rPr>
          <w:rFonts w:ascii="Times New Roman" w:hAnsi="Times New Roman" w:cs="Times New Roman"/>
          <w:sz w:val="22"/>
          <w:szCs w:val="22"/>
        </w:rPr>
      </w:pPr>
      <w:r w:rsidRPr="001A36FE">
        <w:rPr>
          <w:rFonts w:ascii="Times New Roman" w:hAnsi="Times New Roman" w:cs="Times New Roman"/>
          <w:sz w:val="22"/>
          <w:szCs w:val="22"/>
        </w:rPr>
        <w:t xml:space="preserve">A public benchmark of rule-guided computation problems, </w:t>
      </w:r>
      <w:proofErr w:type="spellStart"/>
      <w:r w:rsidRPr="001A36FE">
        <w:rPr>
          <w:rFonts w:ascii="Times New Roman" w:hAnsi="Times New Roman" w:cs="Times New Roman"/>
          <w:sz w:val="22"/>
          <w:szCs w:val="22"/>
        </w:rPr>
        <w:t>RuleArena</w:t>
      </w:r>
      <w:proofErr w:type="spellEnd"/>
      <w:r w:rsidRPr="001A36FE">
        <w:rPr>
          <w:rFonts w:ascii="Times New Roman" w:hAnsi="Times New Roman" w:cs="Times New Roman"/>
          <w:sz w:val="22"/>
          <w:szCs w:val="22"/>
        </w:rPr>
        <w:t xml:space="preserve"> [3], structurally unrelated to industrial sensor classification, offers a way to test this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In a task requiring a model to compute the total cost of a passenger</w:t>
      </w:r>
      <w:r w:rsidR="006202DC">
        <w:rPr>
          <w:rFonts w:ascii="Times New Roman" w:hAnsi="Times New Roman" w:cs="Times New Roman"/>
          <w:sz w:val="22"/>
          <w:szCs w:val="22"/>
          <w:lang w:val="en-IN"/>
        </w:rPr>
        <w:t>’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>s checked baggage, an itinerary, a set of bags, and a fee policy are given along with each bag</w:t>
      </w:r>
      <w:r w:rsidR="006202DC">
        <w:rPr>
          <w:rFonts w:ascii="Times New Roman" w:hAnsi="Times New Roman" w:cs="Times New Roman"/>
          <w:sz w:val="22"/>
          <w:szCs w:val="22"/>
          <w:lang w:val="en-IN"/>
        </w:rPr>
        <w:t>’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>s stated dimensions and weight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Summing a bag</w:t>
      </w:r>
      <w:r w:rsidR="006202DC">
        <w:rPr>
          <w:rFonts w:ascii="Times New Roman" w:hAnsi="Times New Roman" w:cs="Times New Roman"/>
          <w:sz w:val="22"/>
          <w:szCs w:val="22"/>
          <w:lang w:val="en-IN"/>
        </w:rPr>
        <w:t>’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>s measurements into a total and comparing that total or the bag</w:t>
      </w:r>
      <w:r w:rsidR="006202DC">
        <w:rPr>
          <w:rFonts w:ascii="Times New Roman" w:hAnsi="Times New Roman" w:cs="Times New Roman"/>
          <w:sz w:val="22"/>
          <w:szCs w:val="22"/>
          <w:lang w:val="en-IN"/>
        </w:rPr>
        <w:t>’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s stated weight against a stated threshold is handled correctly in </w:t>
      </w:r>
      <w:r w:rsidR="00D26D43" w:rsidRPr="00000ABE">
        <w:rPr>
          <w:rFonts w:ascii="Times New Roman" w:hAnsi="Times New Roman" w:cs="Times New Roman"/>
          <w:sz w:val="22"/>
          <w:szCs w:val="22"/>
          <w:lang w:val="en-IN"/>
        </w:rPr>
        <w:t>most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cases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="0014484C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The fee a bracketed policy table assigns once a bag is determined to be oversize or overweight is a different matter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="004B199C"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="00CB50E2" w:rsidRPr="00CB50E2">
        <w:rPr>
          <w:rFonts w:ascii="Times New Roman" w:hAnsi="Times New Roman" w:cs="Times New Roman"/>
          <w:sz w:val="22"/>
          <w:szCs w:val="22"/>
        </w:rPr>
        <w:t>Once a bag</w:t>
      </w:r>
      <w:r w:rsidR="006202DC">
        <w:rPr>
          <w:rFonts w:ascii="Times New Roman" w:hAnsi="Times New Roman" w:cs="Times New Roman"/>
          <w:sz w:val="22"/>
          <w:szCs w:val="22"/>
        </w:rPr>
        <w:t>’</w:t>
      </w:r>
      <w:r w:rsidR="00CB50E2" w:rsidRPr="00CB50E2">
        <w:rPr>
          <w:rFonts w:ascii="Times New Roman" w:hAnsi="Times New Roman" w:cs="Times New Roman"/>
          <w:sz w:val="22"/>
          <w:szCs w:val="22"/>
        </w:rPr>
        <w:t>s weight places it in a specific bracket of the policy</w:t>
      </w:r>
      <w:r w:rsidR="006202DC">
        <w:rPr>
          <w:rFonts w:ascii="Times New Roman" w:hAnsi="Times New Roman" w:cs="Times New Roman"/>
          <w:sz w:val="22"/>
          <w:szCs w:val="22"/>
        </w:rPr>
        <w:t>’</w:t>
      </w:r>
      <w:r w:rsidR="00CB50E2" w:rsidRPr="00CB50E2">
        <w:rPr>
          <w:rFonts w:ascii="Times New Roman" w:hAnsi="Times New Roman" w:cs="Times New Roman"/>
          <w:sz w:val="22"/>
          <w:szCs w:val="22"/>
        </w:rPr>
        <w:t>s table, its fee should follow directly from that bracket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 w:rsidR="004B199C" w:rsidRPr="004B199C">
        <w:rPr>
          <w:rFonts w:ascii="Times New Roman" w:hAnsi="Times New Roman" w:cs="Times New Roman"/>
          <w:sz w:val="22"/>
          <w:szCs w:val="22"/>
        </w:rPr>
        <w:t xml:space="preserve"> In practice, the fee reported does not always match the bracket the bag</w:t>
      </w:r>
      <w:r w:rsidR="006202DC">
        <w:rPr>
          <w:rFonts w:ascii="Times New Roman" w:hAnsi="Times New Roman" w:cs="Times New Roman"/>
          <w:sz w:val="22"/>
          <w:szCs w:val="22"/>
        </w:rPr>
        <w:t>’</w:t>
      </w:r>
      <w:r w:rsidR="004B199C" w:rsidRPr="004B199C">
        <w:rPr>
          <w:rFonts w:ascii="Times New Roman" w:hAnsi="Times New Roman" w:cs="Times New Roman"/>
          <w:sz w:val="22"/>
          <w:szCs w:val="22"/>
        </w:rPr>
        <w:t>s own stated weight falls into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 w:rsidR="004B199C" w:rsidRPr="004B199C">
        <w:rPr>
          <w:rFonts w:ascii="Times New Roman" w:hAnsi="Times New Roman" w:cs="Times New Roman"/>
          <w:sz w:val="22"/>
          <w:szCs w:val="22"/>
        </w:rPr>
        <w:t xml:space="preserve"> The arithmetic that precedes this step is reliable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 w:rsidR="004B199C" w:rsidRPr="004B199C">
        <w:rPr>
          <w:rFonts w:ascii="Times New Roman" w:hAnsi="Times New Roman" w:cs="Times New Roman"/>
          <w:sz w:val="22"/>
          <w:szCs w:val="22"/>
        </w:rPr>
        <w:t xml:space="preserve"> The lookup that follows it is not</w:t>
      </w:r>
      <w:r w:rsidR="00B853B6">
        <w:rPr>
          <w:rFonts w:ascii="Times New Roman" w:hAnsi="Times New Roman" w:cs="Times New Roman"/>
          <w:sz w:val="22"/>
          <w:szCs w:val="22"/>
        </w:rPr>
        <w:t>.</w:t>
      </w:r>
    </w:p>
    <w:p w14:paraId="39D54469" w14:textId="1E0C3591" w:rsidR="0014484C" w:rsidRDefault="0014484C" w:rsidP="00E160DB">
      <w:pPr>
        <w:spacing w:after="160"/>
        <w:ind w:firstLine="432"/>
        <w:jc w:val="both"/>
        <w:rPr>
          <w:rFonts w:ascii="Times New Roman" w:hAnsi="Times New Roman" w:cs="Times New Roman"/>
          <w:sz w:val="22"/>
          <w:szCs w:val="22"/>
        </w:rPr>
      </w:pPr>
      <w:r w:rsidRPr="00000ABE">
        <w:rPr>
          <w:rFonts w:ascii="Times New Roman" w:hAnsi="Times New Roman" w:cs="Times New Roman"/>
          <w:sz w:val="22"/>
          <w:szCs w:val="22"/>
          <w:lang w:val="en-IN"/>
        </w:rPr>
        <w:t>A second domain from the same benchmark, computing the amount owed or refunded on a partially completed tax form, shows the same shape of failure in a setting that shares nothing with baggage fees beyond its underlying structure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Income subtotals, summed from stated components across several lines of the form, present no difficulty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The standard deduction and the tax owed, each of which depends on a lookup conditioned on a stated fact rather than on summation, present the same difficulty seen elsewhere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="00FF3BAD" w:rsidRPr="00FF3BAD">
        <w:rPr>
          <w:rFonts w:ascii="Times New Roman" w:hAnsi="Times New Roman" w:cs="Times New Roman"/>
          <w:sz w:val="22"/>
          <w:szCs w:val="22"/>
        </w:rPr>
        <w:t>At the line requiring a tax-table lookup, the model sometimes states that the table is not provided in the information given, and supplies a specific figure regardless, introduced with the same confidence used for every value it has genuinely computed</w:t>
      </w:r>
      <w:r w:rsidR="00B853B6">
        <w:rPr>
          <w:rFonts w:ascii="Times New Roman" w:hAnsi="Times New Roman" w:cs="Times New Roman"/>
          <w:sz w:val="22"/>
          <w:szCs w:val="22"/>
        </w:rPr>
        <w:t>.</w:t>
      </w:r>
    </w:p>
    <w:p w14:paraId="47E681E0" w14:textId="1DDEC241" w:rsidR="0014484C" w:rsidRPr="00000ABE" w:rsidRDefault="0014484C" w:rsidP="00CB50E2">
      <w:pPr>
        <w:spacing w:after="160"/>
        <w:ind w:firstLine="432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000ABE">
        <w:rPr>
          <w:rFonts w:ascii="Times New Roman" w:hAnsi="Times New Roman" w:cs="Times New Roman"/>
          <w:sz w:val="22"/>
          <w:szCs w:val="22"/>
          <w:lang w:val="en-IN"/>
        </w:rPr>
        <w:t>An industrial classifier</w:t>
      </w:r>
      <w:r w:rsidR="006202DC">
        <w:rPr>
          <w:rFonts w:ascii="Times New Roman" w:hAnsi="Times New Roman" w:cs="Times New Roman"/>
          <w:sz w:val="22"/>
          <w:szCs w:val="22"/>
          <w:lang w:val="en-IN"/>
        </w:rPr>
        <w:t>’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s decision threshold, an airline</w:t>
      </w:r>
      <w:r w:rsidR="006202DC">
        <w:rPr>
          <w:rFonts w:ascii="Times New Roman" w:hAnsi="Times New Roman" w:cs="Times New Roman"/>
          <w:sz w:val="22"/>
          <w:szCs w:val="22"/>
          <w:lang w:val="en-IN"/>
        </w:rPr>
        <w:t>’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s fee bracket, and a tax table share no vocabulary, no numeric range, and no subject matter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Set beside one another, the three failures share something else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="00CB50E2" w:rsidRPr="00CB50E2">
        <w:rPr>
          <w:rFonts w:ascii="Times New Roman" w:hAnsi="Times New Roman" w:cs="Times New Roman"/>
          <w:sz w:val="22"/>
          <w:szCs w:val="22"/>
        </w:rPr>
        <w:t>In each case a quantity is available as a directly stated fact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 w:rsidR="00CB50E2" w:rsidRPr="00CB50E2">
        <w:rPr>
          <w:rFonts w:ascii="Times New Roman" w:hAnsi="Times New Roman" w:cs="Times New Roman"/>
          <w:sz w:val="22"/>
          <w:szCs w:val="22"/>
        </w:rPr>
        <w:t xml:space="preserve"> But the value a governing rule requires is not that quantity itself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 w:rsidR="00CB50E2" w:rsidRPr="00CB50E2">
        <w:rPr>
          <w:rFonts w:ascii="Times New Roman" w:hAnsi="Times New Roman" w:cs="Times New Roman"/>
          <w:sz w:val="22"/>
          <w:szCs w:val="22"/>
        </w:rPr>
        <w:t xml:space="preserve"> It is a further value reachable only through a lookup conditioned on it, like a row in a table, a bracket on a schedule, or a ratio</w:t>
      </w:r>
      <w:r w:rsidR="006202DC">
        <w:rPr>
          <w:rFonts w:ascii="Times New Roman" w:hAnsi="Times New Roman" w:cs="Times New Roman"/>
          <w:sz w:val="22"/>
          <w:szCs w:val="22"/>
        </w:rPr>
        <w:t>’</w:t>
      </w:r>
      <w:r w:rsidR="00CB50E2" w:rsidRPr="00CB50E2">
        <w:rPr>
          <w:rFonts w:ascii="Times New Roman" w:hAnsi="Times New Roman" w:cs="Times New Roman"/>
          <w:sz w:val="22"/>
          <w:szCs w:val="22"/>
        </w:rPr>
        <w:t>s threshold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The fact is </w:t>
      </w:r>
      <w:r w:rsidR="00000ABE" w:rsidRPr="00000ABE">
        <w:rPr>
          <w:rFonts w:ascii="Times New Roman" w:hAnsi="Times New Roman" w:cs="Times New Roman"/>
          <w:sz w:val="22"/>
          <w:szCs w:val="22"/>
          <w:lang w:val="en-IN"/>
        </w:rPr>
        <w:t>present,</w:t>
      </w:r>
      <w:r w:rsidR="000F6636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but t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he lookup is not performed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A plausible value takes its place, carried forward with no change in register from a value that was genuinely retrieved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64076258" w14:textId="2F282310" w:rsidR="00D216E9" w:rsidRDefault="00CB50E2" w:rsidP="00E160DB">
      <w:pPr>
        <w:spacing w:after="160"/>
        <w:ind w:firstLine="432"/>
        <w:jc w:val="both"/>
        <w:rPr>
          <w:rFonts w:ascii="Times New Roman" w:hAnsi="Times New Roman" w:cs="Times New Roman"/>
          <w:sz w:val="22"/>
          <w:szCs w:val="22"/>
        </w:rPr>
      </w:pPr>
      <w:r w:rsidRPr="00CB50E2">
        <w:rPr>
          <w:rFonts w:ascii="Times New Roman" w:hAnsi="Times New Roman" w:cs="Times New Roman"/>
          <w:sz w:val="22"/>
          <w:szCs w:val="22"/>
        </w:rPr>
        <w:lastRenderedPageBreak/>
        <w:t>There is a point in a reasoning chain at which a directly available fact gives way to this kind of requirement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 w:rsidRPr="00CB50E2">
        <w:rPr>
          <w:rFonts w:ascii="Times New Roman" w:hAnsi="Times New Roman" w:cs="Times New Roman"/>
          <w:sz w:val="22"/>
          <w:szCs w:val="22"/>
        </w:rPr>
        <w:t xml:space="preserve"> That point is what this paper calls a derivation boundary</w:t>
      </w:r>
      <w:r w:rsidR="00B853B6">
        <w:rPr>
          <w:rFonts w:ascii="Times New Roman" w:hAnsi="Times New Roman" w:cs="Times New Roman"/>
          <w:sz w:val="22"/>
          <w:szCs w:val="22"/>
        </w:rPr>
        <w:t>.</w:t>
      </w:r>
      <w:r w:rsidR="00D216E9" w:rsidRPr="00000ABE">
        <w:rPr>
          <w:rFonts w:ascii="Times New Roman" w:hAnsi="Times New Roman" w:cs="Times New Roman"/>
          <w:sz w:val="22"/>
          <w:szCs w:val="22"/>
        </w:rPr>
        <w:t xml:space="preserve"> Three failures that shared nothing else had already crossed it</w:t>
      </w:r>
      <w:r w:rsidR="00B853B6">
        <w:rPr>
          <w:rFonts w:ascii="Times New Roman" w:hAnsi="Times New Roman" w:cs="Times New Roman"/>
          <w:sz w:val="22"/>
          <w:szCs w:val="22"/>
        </w:rPr>
        <w:t>.</w:t>
      </w:r>
    </w:p>
    <w:p w14:paraId="5517DF87" w14:textId="0639BC78" w:rsidR="00CB50E2" w:rsidRPr="00CB50E2" w:rsidRDefault="00CB50E2" w:rsidP="00CB50E2">
      <w:pPr>
        <w:spacing w:after="160"/>
        <w:ind w:firstLine="43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A1C471F" wp14:editId="6E0D105D">
            <wp:extent cx="5683496" cy="3024554"/>
            <wp:effectExtent l="0" t="0" r="0" b="4445"/>
            <wp:docPr id="51388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83971" name="Picture 5138839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117" cy="303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7CD7" w14:textId="701D4C01" w:rsidR="002C5D48" w:rsidRPr="00000ABE" w:rsidRDefault="005A4C72" w:rsidP="00E160DB">
      <w:pPr>
        <w:spacing w:after="160"/>
        <w:jc w:val="both"/>
        <w:rPr>
          <w:rFonts w:ascii="Times New Roman" w:hAnsi="Times New Roman" w:cs="Times New Roman"/>
          <w:sz w:val="22"/>
          <w:szCs w:val="22"/>
        </w:rPr>
      </w:pPr>
      <w:r w:rsidRPr="005A4C72">
        <w:rPr>
          <w:rFonts w:ascii="Times New Roman" w:hAnsi="Times New Roman" w:cs="Times New Roman"/>
          <w:b/>
          <w:bCs/>
          <w:sz w:val="22"/>
          <w:szCs w:val="22"/>
        </w:rPr>
        <w:t>Figure 1</w:t>
      </w:r>
      <w:r w:rsidR="00B853B6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5A4C72">
        <w:rPr>
          <w:rFonts w:ascii="Times New Roman" w:hAnsi="Times New Roman" w:cs="Times New Roman"/>
          <w:sz w:val="22"/>
          <w:szCs w:val="22"/>
        </w:rPr>
        <w:t xml:space="preserve"> </w:t>
      </w:r>
      <w:r w:rsidR="00CB50E2" w:rsidRPr="00CB50E2">
        <w:rPr>
          <w:rFonts w:ascii="Times New Roman" w:hAnsi="Times New Roman" w:cs="Times New Roman"/>
          <w:sz w:val="22"/>
          <w:szCs w:val="22"/>
        </w:rPr>
        <w:t>Overview of the paper</w:t>
      </w:r>
      <w:r w:rsidR="006202DC">
        <w:rPr>
          <w:rFonts w:ascii="Times New Roman" w:hAnsi="Times New Roman" w:cs="Times New Roman"/>
          <w:sz w:val="22"/>
          <w:szCs w:val="22"/>
        </w:rPr>
        <w:t>’</w:t>
      </w:r>
      <w:r w:rsidR="00CB50E2" w:rsidRPr="00CB50E2">
        <w:rPr>
          <w:rFonts w:ascii="Times New Roman" w:hAnsi="Times New Roman" w:cs="Times New Roman"/>
          <w:sz w:val="22"/>
          <w:szCs w:val="22"/>
        </w:rPr>
        <w:t>s argument</w:t>
      </w:r>
      <w:r w:rsidR="00B853B6">
        <w:rPr>
          <w:rFonts w:ascii="Times New Roman" w:hAnsi="Times New Roman" w:cs="Times New Roman"/>
          <w:sz w:val="22"/>
          <w:szCs w:val="22"/>
        </w:rPr>
        <w:t>:</w:t>
      </w:r>
      <w:r w:rsidR="00CB50E2" w:rsidRPr="00CB50E2">
        <w:rPr>
          <w:rFonts w:ascii="Times New Roman" w:hAnsi="Times New Roman" w:cs="Times New Roman"/>
          <w:sz w:val="22"/>
          <w:szCs w:val="22"/>
        </w:rPr>
        <w:t xml:space="preserve"> elementary values commit early and stably</w:t>
      </w:r>
      <w:r w:rsidR="00B853B6">
        <w:rPr>
          <w:rFonts w:ascii="Times New Roman" w:hAnsi="Times New Roman" w:cs="Times New Roman"/>
          <w:sz w:val="22"/>
          <w:szCs w:val="22"/>
        </w:rPr>
        <w:t>;</w:t>
      </w:r>
      <w:r w:rsidR="00CB50E2" w:rsidRPr="00CB50E2">
        <w:rPr>
          <w:rFonts w:ascii="Times New Roman" w:hAnsi="Times New Roman" w:cs="Times New Roman"/>
          <w:sz w:val="22"/>
          <w:szCs w:val="22"/>
        </w:rPr>
        <w:t xml:space="preserve"> boundary-dependent values commit late and unstably, producing either misassignment or fabrication</w:t>
      </w:r>
      <w:r w:rsidR="00B853B6">
        <w:rPr>
          <w:rFonts w:ascii="Times New Roman" w:hAnsi="Times New Roman" w:cs="Times New Roman"/>
          <w:sz w:val="22"/>
          <w:szCs w:val="22"/>
        </w:rPr>
        <w:t>.</w:t>
      </w:r>
    </w:p>
    <w:p w14:paraId="7748FDF1" w14:textId="02F7FF6E" w:rsidR="00B425EC" w:rsidRPr="00000ABE" w:rsidRDefault="00B425EC" w:rsidP="00E160DB">
      <w:pPr>
        <w:spacing w:after="160"/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000ABE">
        <w:rPr>
          <w:rFonts w:ascii="Times New Roman" w:hAnsi="Times New Roman" w:cs="Times New Roman"/>
          <w:b/>
          <w:bCs/>
          <w:sz w:val="22"/>
          <w:szCs w:val="22"/>
          <w:lang w:val="en-IN"/>
        </w:rPr>
        <w:t>3</w:t>
      </w:r>
      <w:r w:rsidR="00B853B6">
        <w:rPr>
          <w:rFonts w:ascii="Times New Roman" w:hAnsi="Times New Roman" w:cs="Times New Roman"/>
          <w:b/>
          <w:bCs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 Derivation Boundaries</w:t>
      </w:r>
    </w:p>
    <w:p w14:paraId="46431045" w14:textId="3DE68F38" w:rsidR="00B425EC" w:rsidRPr="00000ABE" w:rsidRDefault="00B425EC" w:rsidP="00E160DB">
      <w:pPr>
        <w:spacing w:after="160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       A value required by a task can relate to the information given to a model in one of two ways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It can be directly available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: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stated outright, or obtainable from stated values by an operation simple enough that producing it and producing fluent text about it are close to the same act </w:t>
      </w:r>
      <w:r w:rsidR="00CB50E2">
        <w:rPr>
          <w:rFonts w:ascii="Times New Roman" w:hAnsi="Times New Roman" w:cs="Times New Roman"/>
          <w:sz w:val="22"/>
          <w:szCs w:val="22"/>
          <w:lang w:val="en-IN"/>
        </w:rPr>
        <w:t>as</w:t>
      </w:r>
      <w:r w:rsidR="00000ABE"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a sum, a restatement, a direct comparison against a quantity already in hand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Or it can be boundary-dependent which means its determination requires a further operation conditioned on a stated fact like a value</w:t>
      </w:r>
      <w:r w:rsidR="006202DC">
        <w:rPr>
          <w:rFonts w:ascii="Times New Roman" w:hAnsi="Times New Roman" w:cs="Times New Roman"/>
          <w:sz w:val="22"/>
          <w:szCs w:val="22"/>
          <w:lang w:val="en-IN"/>
        </w:rPr>
        <w:t>’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s bracket on a schedule, a row in a table indexed by a stated quantity, a category assigned by a threshold defined over something not itself given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The first kind of value can be produced without resolving anything beyond what is already present in the </w:t>
      </w:r>
      <w:r w:rsidR="00000ABE" w:rsidRPr="00000ABE">
        <w:rPr>
          <w:rFonts w:ascii="Times New Roman" w:hAnsi="Times New Roman" w:cs="Times New Roman"/>
          <w:sz w:val="22"/>
          <w:szCs w:val="22"/>
          <w:lang w:val="en-IN"/>
        </w:rPr>
        <w:t>input,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but the second cannot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15D3FB83" w14:textId="207CA2FA" w:rsidR="00B425EC" w:rsidRPr="00000ABE" w:rsidRDefault="00B425EC" w:rsidP="00E160DB">
      <w:pPr>
        <w:spacing w:after="160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       A derivation boundary, formally, is the step in a reasoning chain at which the first kind of value gives way to a requirement for the second</w:t>
      </w:r>
      <w:r w:rsidR="003A1E93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which is 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the point at which a fact already in hand must be converted through a rule-conditioned lookup or comparison into a value the input does not itself contain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This is a property of a task</w:t>
      </w:r>
      <w:r w:rsidR="006202DC">
        <w:rPr>
          <w:rFonts w:ascii="Times New Roman" w:hAnsi="Times New Roman" w:cs="Times New Roman"/>
          <w:sz w:val="22"/>
          <w:szCs w:val="22"/>
          <w:lang w:val="en-IN"/>
        </w:rPr>
        <w:t>’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s structure, fixed by its rules and its given information and assessable without reference to any model</w:t>
      </w:r>
      <w:r w:rsidR="006202DC">
        <w:rPr>
          <w:rFonts w:ascii="Times New Roman" w:hAnsi="Times New Roman" w:cs="Times New Roman"/>
          <w:sz w:val="22"/>
          <w:szCs w:val="22"/>
          <w:lang w:val="en-IN"/>
        </w:rPr>
        <w:t>’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s output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Whether a given step is elementary or boundary-dependent can be settled by inspecting the rule that step depends on, </w:t>
      </w:r>
      <w:r w:rsidR="005E6401"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even 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>before that rule is ever handed to a model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7A57796E" w14:textId="0F5BE223" w:rsidR="00CB50E2" w:rsidRDefault="00B425EC" w:rsidP="00E160DB">
      <w:pPr>
        <w:spacing w:after="160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       This distinction yields a hypothesis precise enough to be wrong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If a derivation boundary marks a genuine point of failure, rather than a label applied retroactively to wherever a model happens to err, failures should concentrate at exactly these steps regardless of </w:t>
      </w:r>
      <w:r w:rsidR="005E6401" w:rsidRPr="00000ABE">
        <w:rPr>
          <w:rFonts w:ascii="Times New Roman" w:hAnsi="Times New Roman" w:cs="Times New Roman"/>
          <w:sz w:val="22"/>
          <w:szCs w:val="22"/>
          <w:lang w:val="en-IN"/>
        </w:rPr>
        <w:t>domain and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should be comparatively absent from the elementary steps surrounding them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Fonts w:ascii="Times New Roman" w:hAnsi="Times New Roman" w:cs="Times New Roman"/>
          <w:sz w:val="22"/>
          <w:szCs w:val="22"/>
          <w:lang w:val="en-IN"/>
        </w:rPr>
        <w:t xml:space="preserve"> The sections that follow test this directly</w:t>
      </w:r>
      <w:r w:rsidR="00B853B6">
        <w:rPr>
          <w:rFonts w:ascii="Times New Roman" w:hAnsi="Times New Roman" w:cs="Times New Roman"/>
          <w:sz w:val="22"/>
          <w:szCs w:val="22"/>
          <w:lang w:val="en-IN"/>
        </w:rPr>
        <w:t>.</w:t>
      </w:r>
    </w:p>
    <w:p w14:paraId="754A45BA" w14:textId="1EB717A3" w:rsidR="00A36B4A" w:rsidRPr="00000ABE" w:rsidRDefault="00A36B4A" w:rsidP="00E160DB">
      <w:pPr>
        <w:spacing w:after="160"/>
        <w:jc w:val="both"/>
        <w:rPr>
          <w:rStyle w:val="Strong"/>
          <w:rFonts w:ascii="Times New Roman" w:hAnsi="Times New Roman" w:cs="Times New Roman"/>
          <w:b w:val="0"/>
          <w:bCs w:val="0"/>
          <w:sz w:val="22"/>
          <w:szCs w:val="22"/>
          <w:lang w:val="en-IN"/>
        </w:rPr>
      </w:pPr>
      <w:r w:rsidRPr="00000ABE">
        <w:rPr>
          <w:rStyle w:val="Strong"/>
          <w:rFonts w:ascii="Times New Roman" w:hAnsi="Times New Roman" w:cs="Times New Roman"/>
          <w:sz w:val="22"/>
          <w:szCs w:val="22"/>
          <w:lang w:val="en-IN"/>
        </w:rPr>
        <w:t>4</w:t>
      </w:r>
      <w:r w:rsidR="00B853B6">
        <w:rPr>
          <w:rStyle w:val="Strong"/>
          <w:rFonts w:ascii="Times New Roman" w:hAnsi="Times New Roman" w:cs="Times New Roman"/>
          <w:sz w:val="22"/>
          <w:szCs w:val="22"/>
          <w:lang w:val="en-IN"/>
        </w:rPr>
        <w:t>.</w:t>
      </w:r>
      <w:r w:rsidRPr="00000ABE">
        <w:rPr>
          <w:rStyle w:val="Strong"/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="00CB50E2" w:rsidRPr="00000ABE">
        <w:rPr>
          <w:rStyle w:val="Strong"/>
          <w:rFonts w:ascii="Times New Roman" w:hAnsi="Times New Roman" w:cs="Times New Roman"/>
          <w:sz w:val="22"/>
          <w:szCs w:val="22"/>
          <w:lang w:val="en-IN"/>
        </w:rPr>
        <w:t>Behavioural</w:t>
      </w:r>
      <w:r w:rsidRPr="00000ABE">
        <w:rPr>
          <w:rStyle w:val="Strong"/>
          <w:rFonts w:ascii="Times New Roman" w:hAnsi="Times New Roman" w:cs="Times New Roman"/>
          <w:sz w:val="22"/>
          <w:szCs w:val="22"/>
          <w:lang w:val="en-IN"/>
        </w:rPr>
        <w:t xml:space="preserve"> Evidence</w:t>
      </w:r>
    </w:p>
    <w:p w14:paraId="3D61EA41" w14:textId="53E2B3AF" w:rsidR="00A36B4A" w:rsidRPr="00000ABE" w:rsidRDefault="00A94CAF" w:rsidP="00E160DB">
      <w:pPr>
        <w:pStyle w:val="font-claude-response-body"/>
        <w:jc w:val="both"/>
        <w:rPr>
          <w:sz w:val="22"/>
          <w:szCs w:val="22"/>
          <w:lang w:val="en-IN"/>
        </w:rPr>
      </w:pPr>
      <w:r w:rsidRPr="00000ABE">
        <w:rPr>
          <w:rStyle w:val="Strong"/>
          <w:sz w:val="22"/>
          <w:szCs w:val="22"/>
          <w:lang w:val="en-IN"/>
        </w:rPr>
        <w:t xml:space="preserve">        </w:t>
      </w:r>
      <w:r w:rsidRPr="00000ABE">
        <w:rPr>
          <w:sz w:val="22"/>
          <w:szCs w:val="22"/>
          <w:lang w:val="en-US"/>
        </w:rPr>
        <w:t>The hypothesis in Section 3 is tested here using a setting in which every intermediate value is independently verifiable and every aspect of a model</w:t>
      </w:r>
      <w:r w:rsidR="006202DC">
        <w:rPr>
          <w:sz w:val="22"/>
          <w:szCs w:val="22"/>
          <w:lang w:val="en-US"/>
        </w:rPr>
        <w:t>’</w:t>
      </w:r>
      <w:r w:rsidRPr="00000ABE">
        <w:rPr>
          <w:sz w:val="22"/>
          <w:szCs w:val="22"/>
          <w:lang w:val="en-US"/>
        </w:rPr>
        <w:t xml:space="preserve">s </w:t>
      </w:r>
      <w:r w:rsidR="00000ABE" w:rsidRPr="00000ABE">
        <w:rPr>
          <w:sz w:val="22"/>
          <w:szCs w:val="22"/>
          <w:lang w:val="en-US"/>
        </w:rPr>
        <w:t>behavior,</w:t>
      </w:r>
      <w:r w:rsidR="00A44CA5" w:rsidRPr="00000ABE">
        <w:rPr>
          <w:sz w:val="22"/>
          <w:szCs w:val="22"/>
          <w:lang w:val="en-US"/>
        </w:rPr>
        <w:t xml:space="preserve"> that is</w:t>
      </w:r>
      <w:r w:rsidRPr="00000ABE">
        <w:rPr>
          <w:sz w:val="22"/>
          <w:szCs w:val="22"/>
          <w:lang w:val="en-US"/>
        </w:rPr>
        <w:t xml:space="preserve"> its weights, its decoding, is reproducible by inspection</w:t>
      </w:r>
      <w:r w:rsidR="00B853B6">
        <w:rPr>
          <w:sz w:val="22"/>
          <w:szCs w:val="22"/>
          <w:lang w:val="en-US"/>
        </w:rPr>
        <w:t>.</w:t>
      </w:r>
    </w:p>
    <w:p w14:paraId="706498DA" w14:textId="58397D0E" w:rsidR="00A36B4A" w:rsidRDefault="00A36B4A" w:rsidP="00E160DB">
      <w:pPr>
        <w:pStyle w:val="font-claude-response-body"/>
        <w:jc w:val="both"/>
        <w:rPr>
          <w:sz w:val="22"/>
          <w:szCs w:val="22"/>
          <w:lang w:val="en-US"/>
        </w:rPr>
      </w:pPr>
      <w:r w:rsidRPr="00000ABE">
        <w:rPr>
          <w:lang w:val="en-IN"/>
        </w:rPr>
        <w:lastRenderedPageBreak/>
        <w:t xml:space="preserve">       </w:t>
      </w:r>
      <w:r w:rsidR="008E0D49" w:rsidRPr="008E0D49">
        <w:rPr>
          <w:sz w:val="22"/>
          <w:szCs w:val="22"/>
          <w:lang w:val="en-US"/>
        </w:rPr>
        <w:t>The airline domain introduced in Section 2 is evaluated here under these conditions directly using Llama 3</w:t>
      </w:r>
      <w:r w:rsidR="00B853B6">
        <w:rPr>
          <w:sz w:val="22"/>
          <w:szCs w:val="22"/>
          <w:lang w:val="en-US"/>
        </w:rPr>
        <w:t>.</w:t>
      </w:r>
      <w:r w:rsidR="008E0D49" w:rsidRPr="008E0D49">
        <w:rPr>
          <w:sz w:val="22"/>
          <w:szCs w:val="22"/>
          <w:lang w:val="en-US"/>
        </w:rPr>
        <w:t>1 8B Instruct [5], an open-weight, instruction-tuned large language model in 4-bit quantization, with greedy decoding throughout so that a given prompt deterministically produces the same output</w:t>
      </w:r>
      <w:r w:rsidR="00B853B6">
        <w:rPr>
          <w:sz w:val="22"/>
          <w:szCs w:val="22"/>
          <w:lang w:val="en-US"/>
        </w:rPr>
        <w:t>.</w:t>
      </w:r>
      <w:r w:rsidR="008E0D49">
        <w:rPr>
          <w:sz w:val="22"/>
          <w:szCs w:val="22"/>
          <w:lang w:val="en-US"/>
        </w:rPr>
        <w:t xml:space="preserve"> </w:t>
      </w:r>
      <w:r w:rsidR="00123B28" w:rsidRPr="00000ABE">
        <w:rPr>
          <w:sz w:val="22"/>
          <w:szCs w:val="22"/>
          <w:lang w:val="en-US"/>
        </w:rPr>
        <w:t>A two-condition design isolates the distinction Section 3 defines</w:t>
      </w:r>
      <w:r w:rsidR="00B853B6">
        <w:rPr>
          <w:sz w:val="22"/>
          <w:szCs w:val="22"/>
          <w:lang w:val="en-US"/>
        </w:rPr>
        <w:t>.</w:t>
      </w:r>
      <w:r w:rsidR="00123B28" w:rsidRPr="00000ABE">
        <w:rPr>
          <w:sz w:val="22"/>
          <w:szCs w:val="22"/>
          <w:lang w:val="en-US"/>
        </w:rPr>
        <w:t xml:space="preserve"> In the baseline condition, a model is given a problem and its governing rules and produces every intermediate value, elementary and boundary-dependent alike, before a final answer</w:t>
      </w:r>
      <w:r w:rsidR="00B853B6">
        <w:rPr>
          <w:sz w:val="22"/>
          <w:szCs w:val="22"/>
          <w:lang w:val="en-US"/>
        </w:rPr>
        <w:t>.</w:t>
      </w:r>
      <w:r w:rsidR="00123B28" w:rsidRPr="00000ABE">
        <w:rPr>
          <w:sz w:val="22"/>
          <w:szCs w:val="22"/>
          <w:lang w:val="en-US"/>
        </w:rPr>
        <w:t xml:space="preserve"> In the boundary-isolation condition, the same problem and the same rules are given with every elementary value pre-filled, leaving only the boundary-dependent values, the fee a bracket assigns, for the model to determine</w:t>
      </w:r>
      <w:r w:rsidR="00B853B6">
        <w:rPr>
          <w:sz w:val="22"/>
          <w:szCs w:val="22"/>
          <w:lang w:val="en-US"/>
        </w:rPr>
        <w:t>.</w:t>
      </w:r>
      <w:r w:rsidR="00123B28" w:rsidRPr="00000ABE">
        <w:rPr>
          <w:sz w:val="22"/>
          <w:szCs w:val="22"/>
          <w:lang w:val="en-US"/>
        </w:rPr>
        <w:t xml:space="preserve"> The rules and the correct final answer are held fixed across both conditions so any difference between them is attributable to the removal of elementary-value burden specifically, not to an easier task overall</w:t>
      </w:r>
      <w:r w:rsidR="00B853B6">
        <w:rPr>
          <w:sz w:val="22"/>
          <w:szCs w:val="22"/>
          <w:lang w:val="en-US"/>
        </w:rPr>
        <w:t>.</w:t>
      </w:r>
      <w:r w:rsidR="008845D1">
        <w:rPr>
          <w:sz w:val="22"/>
          <w:szCs w:val="22"/>
          <w:lang w:val="en-US"/>
        </w:rPr>
        <w:t xml:space="preserve"> </w:t>
      </w:r>
      <w:r w:rsidR="008845D1" w:rsidRPr="008845D1">
        <w:rPr>
          <w:sz w:val="22"/>
          <w:szCs w:val="22"/>
          <w:lang w:val="en-US"/>
        </w:rPr>
        <w:t>Figure 2 summarizes the two conditions</w:t>
      </w:r>
      <w:r w:rsidR="0074632D">
        <w:rPr>
          <w:sz w:val="22"/>
          <w:szCs w:val="22"/>
          <w:lang w:val="en-US"/>
        </w:rPr>
        <w:t>,</w:t>
      </w:r>
      <w:r w:rsidR="008845D1" w:rsidRPr="008845D1">
        <w:rPr>
          <w:sz w:val="22"/>
          <w:szCs w:val="22"/>
          <w:lang w:val="en-US"/>
        </w:rPr>
        <w:t xml:space="preserve"> </w:t>
      </w:r>
      <w:r w:rsidR="00B81A2E">
        <w:rPr>
          <w:sz w:val="22"/>
          <w:szCs w:val="22"/>
          <w:lang w:val="en-US"/>
        </w:rPr>
        <w:t>i</w:t>
      </w:r>
      <w:r w:rsidR="00B81A2E" w:rsidRPr="00B81A2E">
        <w:rPr>
          <w:sz w:val="22"/>
          <w:szCs w:val="22"/>
          <w:lang w:val="en-US"/>
        </w:rPr>
        <w:t>n the baseline condition, a model produces every value, including the dimension and weight totals as well as the bracket fee</w:t>
      </w:r>
      <w:r w:rsidR="00B853B6">
        <w:rPr>
          <w:sz w:val="22"/>
          <w:szCs w:val="22"/>
          <w:lang w:val="en-US"/>
        </w:rPr>
        <w:t>.</w:t>
      </w:r>
      <w:r w:rsidR="00B81A2E" w:rsidRPr="00B81A2E">
        <w:rPr>
          <w:sz w:val="22"/>
          <w:szCs w:val="22"/>
          <w:lang w:val="en-US"/>
        </w:rPr>
        <w:t xml:space="preserve"> In the boundary-isolation condition, the elementary values are pre-filled, leaving only the bracket fee, the derivation boundary, for the model to determine</w:t>
      </w:r>
      <w:r w:rsidR="00B853B6">
        <w:rPr>
          <w:sz w:val="22"/>
          <w:szCs w:val="22"/>
          <w:lang w:val="en-US"/>
        </w:rPr>
        <w:t>.</w:t>
      </w:r>
      <w:r w:rsidR="00B81A2E" w:rsidRPr="00B81A2E">
        <w:rPr>
          <w:sz w:val="22"/>
          <w:szCs w:val="22"/>
          <w:lang w:val="en-US"/>
        </w:rPr>
        <w:t xml:space="preserve"> The fee step is the one constant across both conditions</w:t>
      </w:r>
      <w:r w:rsidR="00B853B6">
        <w:rPr>
          <w:sz w:val="22"/>
          <w:szCs w:val="22"/>
          <w:lang w:val="en-US"/>
        </w:rPr>
        <w:t>.</w:t>
      </w:r>
    </w:p>
    <w:p w14:paraId="4CCD8CEB" w14:textId="7251C12E" w:rsidR="006D2938" w:rsidRDefault="00CB50E2" w:rsidP="00E160DB">
      <w:pPr>
        <w:pStyle w:val="font-claude-response-body"/>
        <w:jc w:val="both"/>
        <w:rPr>
          <w:sz w:val="22"/>
          <w:szCs w:val="22"/>
          <w:lang w:val="en-IN"/>
        </w:rPr>
      </w:pPr>
      <w:r>
        <w:rPr>
          <w:noProof/>
          <w:sz w:val="22"/>
          <w:szCs w:val="22"/>
          <w:lang w:val="en-IN"/>
        </w:rPr>
        <w:drawing>
          <wp:inline distT="0" distB="0" distL="0" distR="0" wp14:anchorId="456CF074" wp14:editId="3D53D6A2">
            <wp:extent cx="5891002" cy="3113588"/>
            <wp:effectExtent l="0" t="0" r="0" b="0"/>
            <wp:docPr id="1346516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6834" name="Picture 13465168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190" cy="3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E395" w14:textId="3216E7EE" w:rsidR="00A9623F" w:rsidRPr="009A2990" w:rsidRDefault="00946F2C" w:rsidP="00E160DB">
      <w:pPr>
        <w:pStyle w:val="font-claude-response-body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 w:rsidR="00B81A2E">
        <w:rPr>
          <w:sz w:val="22"/>
          <w:szCs w:val="22"/>
          <w:lang w:val="en-US"/>
        </w:rPr>
        <w:t xml:space="preserve">    </w:t>
      </w:r>
      <w:r w:rsidRPr="00B81A2E">
        <w:rPr>
          <w:b/>
          <w:bCs/>
          <w:sz w:val="22"/>
          <w:szCs w:val="22"/>
          <w:lang w:val="en-US"/>
        </w:rPr>
        <w:t>Figure 2</w:t>
      </w:r>
      <w:r w:rsidR="00B853B6">
        <w:rPr>
          <w:b/>
          <w:bCs/>
          <w:sz w:val="22"/>
          <w:szCs w:val="22"/>
          <w:lang w:val="en-US"/>
        </w:rPr>
        <w:t>.</w:t>
      </w:r>
      <w:r w:rsidRPr="00946F2C">
        <w:rPr>
          <w:sz w:val="22"/>
          <w:szCs w:val="22"/>
          <w:lang w:val="en-US"/>
        </w:rPr>
        <w:t xml:space="preserve"> </w:t>
      </w:r>
      <w:r w:rsidR="00CB50E2" w:rsidRPr="00CB50E2">
        <w:rPr>
          <w:sz w:val="22"/>
          <w:szCs w:val="22"/>
          <w:lang w:val="en-US"/>
        </w:rPr>
        <w:t>The two experimental conditions compared</w:t>
      </w:r>
      <w:r w:rsidR="00B853B6">
        <w:rPr>
          <w:sz w:val="22"/>
          <w:szCs w:val="22"/>
          <w:lang w:val="en-US"/>
        </w:rPr>
        <w:t>:</w:t>
      </w:r>
      <w:r w:rsidR="00CB50E2" w:rsidRPr="00CB50E2">
        <w:rPr>
          <w:sz w:val="22"/>
          <w:szCs w:val="22"/>
          <w:lang w:val="en-US"/>
        </w:rPr>
        <w:t xml:space="preserve"> baseline and boundary-isolation</w:t>
      </w:r>
      <w:r w:rsidR="00B853B6">
        <w:rPr>
          <w:sz w:val="22"/>
          <w:szCs w:val="22"/>
          <w:lang w:val="en-US"/>
        </w:rPr>
        <w:t>.</w:t>
      </w:r>
    </w:p>
    <w:p w14:paraId="4B1FE04A" w14:textId="0D8E02F3" w:rsidR="00CB50E2" w:rsidRDefault="0018085F" w:rsidP="00E160DB">
      <w:pPr>
        <w:pStyle w:val="font-claude-response-body"/>
        <w:jc w:val="both"/>
        <w:rPr>
          <w:sz w:val="22"/>
          <w:szCs w:val="22"/>
          <w:lang w:val="en-US"/>
        </w:rPr>
      </w:pPr>
      <w:r w:rsidRPr="00000ABE">
        <w:rPr>
          <w:sz w:val="22"/>
          <w:szCs w:val="22"/>
          <w:lang w:val="en-IN"/>
        </w:rPr>
        <w:t xml:space="preserve">       </w:t>
      </w:r>
      <w:r w:rsidR="00CB50E2" w:rsidRPr="00CB50E2">
        <w:rPr>
          <w:sz w:val="22"/>
          <w:szCs w:val="22"/>
          <w:lang w:val="en-US"/>
        </w:rPr>
        <w:t>A correct final answer in either condition requires a long sequence of correct intermediate values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A single accuracy figure conflates two different kinds of error</w:t>
      </w:r>
      <w:r w:rsidR="00B853B6">
        <w:rPr>
          <w:sz w:val="22"/>
          <w:szCs w:val="22"/>
          <w:lang w:val="en-US"/>
        </w:rPr>
        <w:t>:</w:t>
      </w:r>
      <w:r w:rsidR="00CB50E2" w:rsidRPr="00CB50E2">
        <w:rPr>
          <w:sz w:val="22"/>
          <w:szCs w:val="22"/>
          <w:lang w:val="en-US"/>
        </w:rPr>
        <w:t xml:space="preserve"> a model can fail to match the final answer for reasons unrelated to a derivation boundary, or it can match the final answer by chance despite mishandling one</w:t>
      </w:r>
      <w:r w:rsidR="00B853B6">
        <w:rPr>
          <w:sz w:val="22"/>
          <w:szCs w:val="22"/>
          <w:lang w:val="en-US"/>
        </w:rPr>
        <w:t>.</w:t>
      </w:r>
      <w:r w:rsidR="00ED1DD8" w:rsidRPr="00ED1DD8">
        <w:rPr>
          <w:sz w:val="22"/>
          <w:szCs w:val="22"/>
          <w:lang w:val="en-US"/>
        </w:rPr>
        <w:t xml:space="preserve"> This concern is related to, but distinct from, findings that LLM accuracy on mathematical problems degrades broadly under surface-level numerical changes alone, with no localized account of where in a problem this degradation occurs [6]</w:t>
      </w:r>
      <w:r w:rsidR="00B853B6">
        <w:rPr>
          <w:sz w:val="22"/>
          <w:szCs w:val="22"/>
          <w:lang w:val="en-US"/>
        </w:rPr>
        <w:t>.</w:t>
      </w:r>
      <w:r w:rsidR="00ED1DD8" w:rsidRPr="00ED1DD8">
        <w:rPr>
          <w:sz w:val="22"/>
          <w:szCs w:val="22"/>
          <w:lang w:val="en-US"/>
        </w:rPr>
        <w:t xml:space="preserve"> The analysis below is conducted at the level of the individual derivation step rather than the final answer alone, to test whether the error a single accuracy figure obscures is in fact concentrated at a specific kind of step rather than spread diffusely across a problem</w:t>
      </w:r>
      <w:r w:rsidR="00B853B6">
        <w:rPr>
          <w:sz w:val="22"/>
          <w:szCs w:val="22"/>
          <w:lang w:val="en-US"/>
        </w:rPr>
        <w:t>.</w:t>
      </w:r>
      <w:r w:rsidR="00ED1DD8" w:rsidRPr="00ED1DD8">
        <w:rPr>
          <w:sz w:val="22"/>
          <w:szCs w:val="22"/>
          <w:lang w:val="en-US"/>
        </w:rPr>
        <w:t xml:space="preserve"> At each derivation boundary, a model</w:t>
      </w:r>
      <w:r w:rsidR="006202DC">
        <w:rPr>
          <w:sz w:val="22"/>
          <w:szCs w:val="22"/>
          <w:lang w:val="en-US"/>
        </w:rPr>
        <w:t>’</w:t>
      </w:r>
      <w:r w:rsidR="00ED1DD8" w:rsidRPr="00ED1DD8">
        <w:rPr>
          <w:sz w:val="22"/>
          <w:szCs w:val="22"/>
          <w:lang w:val="en-US"/>
        </w:rPr>
        <w:t>s output is recorded as one of three outcomes</w:t>
      </w:r>
      <w:r w:rsidR="00B853B6">
        <w:rPr>
          <w:sz w:val="22"/>
          <w:szCs w:val="22"/>
          <w:lang w:val="en-US"/>
        </w:rPr>
        <w:t>:</w:t>
      </w:r>
      <w:r w:rsidR="00ED1DD8" w:rsidRPr="00ED1DD8">
        <w:rPr>
          <w:sz w:val="22"/>
          <w:szCs w:val="22"/>
          <w:lang w:val="en-US"/>
        </w:rPr>
        <w:t xml:space="preserve"> the boundary-dependent value is correctly resolved</w:t>
      </w:r>
      <w:r w:rsidR="00B853B6">
        <w:rPr>
          <w:sz w:val="22"/>
          <w:szCs w:val="22"/>
          <w:lang w:val="en-US"/>
        </w:rPr>
        <w:t>;</w:t>
      </w:r>
      <w:r w:rsidR="00ED1DD8" w:rsidRPr="00ED1DD8">
        <w:rPr>
          <w:sz w:val="22"/>
          <w:szCs w:val="22"/>
          <w:lang w:val="en-US"/>
        </w:rPr>
        <w:t xml:space="preserve"> a directly available but rule-irrelevant value is substituted in its place</w:t>
      </w:r>
      <w:r w:rsidR="00B853B6">
        <w:rPr>
          <w:sz w:val="22"/>
          <w:szCs w:val="22"/>
          <w:lang w:val="en-US"/>
        </w:rPr>
        <w:t>;</w:t>
      </w:r>
      <w:r w:rsidR="00ED1DD8" w:rsidRPr="00ED1DD8">
        <w:rPr>
          <w:sz w:val="22"/>
          <w:szCs w:val="22"/>
          <w:lang w:val="en-US"/>
        </w:rPr>
        <w:t xml:space="preserve"> or a value with no traceable source in the input is produced, accompanied by language asserting or implying that it came from the rules</w:t>
      </w:r>
      <w:r w:rsidR="00B853B6">
        <w:rPr>
          <w:sz w:val="22"/>
          <w:szCs w:val="22"/>
          <w:lang w:val="en-US"/>
        </w:rPr>
        <w:t>.</w:t>
      </w:r>
      <w:r w:rsidR="00ED1DD8" w:rsidRPr="00ED1DD8">
        <w:rPr>
          <w:sz w:val="22"/>
          <w:szCs w:val="22"/>
          <w:lang w:val="en-US"/>
        </w:rPr>
        <w:t xml:space="preserve"> The last of these is fabrication and is distinguished from a related but distinct error described below</w:t>
      </w:r>
      <w:r w:rsidR="00B853B6">
        <w:rPr>
          <w:sz w:val="22"/>
          <w:szCs w:val="22"/>
          <w:lang w:val="en-US"/>
        </w:rPr>
        <w:t>.</w:t>
      </w:r>
    </w:p>
    <w:p w14:paraId="4C395B3B" w14:textId="35F2548F" w:rsidR="00A36B4A" w:rsidRPr="00000ABE" w:rsidRDefault="0018085F" w:rsidP="00E160DB">
      <w:pPr>
        <w:pStyle w:val="font-claude-response-body"/>
        <w:jc w:val="both"/>
        <w:rPr>
          <w:sz w:val="22"/>
          <w:szCs w:val="22"/>
          <w:lang w:val="en-IN"/>
        </w:rPr>
      </w:pPr>
      <w:r w:rsidRPr="00000ABE">
        <w:rPr>
          <w:sz w:val="22"/>
          <w:szCs w:val="22"/>
          <w:lang w:val="en-IN"/>
        </w:rPr>
        <w:t xml:space="preserve">       </w:t>
      </w:r>
      <w:r w:rsidR="00A36B4A" w:rsidRPr="00000ABE">
        <w:rPr>
          <w:sz w:val="22"/>
          <w:szCs w:val="22"/>
          <w:lang w:val="en-IN"/>
        </w:rPr>
        <w:t>Exact-match accuracy is low in both conditions</w:t>
      </w:r>
      <w:r w:rsidR="00B853B6">
        <w:rPr>
          <w:sz w:val="22"/>
          <w:szCs w:val="22"/>
          <w:lang w:val="en-IN"/>
        </w:rPr>
        <w:t>.</w:t>
      </w:r>
      <w:r w:rsidR="00CB50E2">
        <w:rPr>
          <w:sz w:val="22"/>
          <w:szCs w:val="22"/>
          <w:lang w:val="en-IN"/>
        </w:rPr>
        <w:t xml:space="preserve"> It is</w:t>
      </w:r>
      <w:r w:rsidR="00A36B4A" w:rsidRPr="00000ABE">
        <w:rPr>
          <w:sz w:val="22"/>
          <w:szCs w:val="22"/>
          <w:lang w:val="en-IN"/>
        </w:rPr>
        <w:t xml:space="preserve"> near zero in the baseline condition and only marginally higher in the boundary-isolation condition</w:t>
      </w:r>
      <w:r w:rsidR="00B853B6">
        <w:rPr>
          <w:sz w:val="22"/>
          <w:szCs w:val="22"/>
          <w:lang w:val="en-IN"/>
        </w:rPr>
        <w:t>.</w:t>
      </w:r>
      <w:r w:rsidR="00CB50E2">
        <w:rPr>
          <w:sz w:val="22"/>
          <w:szCs w:val="22"/>
          <w:lang w:val="en-IN"/>
        </w:rPr>
        <w:t xml:space="preserve"> On its own, this</w:t>
      </w:r>
      <w:r w:rsidR="00A36B4A" w:rsidRPr="00000ABE">
        <w:rPr>
          <w:sz w:val="22"/>
          <w:szCs w:val="22"/>
          <w:lang w:val="en-IN"/>
        </w:rPr>
        <w:t xml:space="preserve"> figure understates what the boundary-isolation condition reveals</w:t>
      </w:r>
      <w:r w:rsidR="00B853B6">
        <w:rPr>
          <w:sz w:val="22"/>
          <w:szCs w:val="22"/>
          <w:lang w:val="en-IN"/>
        </w:rPr>
        <w:t>.</w:t>
      </w:r>
      <w:r w:rsidR="00A36B4A" w:rsidRPr="00000ABE">
        <w:rPr>
          <w:sz w:val="22"/>
          <w:szCs w:val="22"/>
          <w:lang w:val="en-IN"/>
        </w:rPr>
        <w:t xml:space="preserve"> Comparing each condition</w:t>
      </w:r>
      <w:r w:rsidR="006202DC">
        <w:rPr>
          <w:sz w:val="22"/>
          <w:szCs w:val="22"/>
          <w:lang w:val="en-IN"/>
        </w:rPr>
        <w:t>’</w:t>
      </w:r>
      <w:r w:rsidR="00A36B4A" w:rsidRPr="00000ABE">
        <w:rPr>
          <w:sz w:val="22"/>
          <w:szCs w:val="22"/>
          <w:lang w:val="en-IN"/>
        </w:rPr>
        <w:t>s predicted total against the ground truth</w:t>
      </w:r>
      <w:r w:rsidR="00CB50E2">
        <w:rPr>
          <w:sz w:val="22"/>
          <w:szCs w:val="22"/>
          <w:lang w:val="en-IN"/>
        </w:rPr>
        <w:t>,</w:t>
      </w:r>
      <w:r w:rsidR="00A36B4A" w:rsidRPr="00000ABE">
        <w:rPr>
          <w:sz w:val="22"/>
          <w:szCs w:val="22"/>
          <w:lang w:val="en-IN"/>
        </w:rPr>
        <w:t xml:space="preserve"> rather than checking </w:t>
      </w:r>
      <w:r w:rsidR="00A36B4A" w:rsidRPr="00000ABE">
        <w:rPr>
          <w:sz w:val="22"/>
          <w:szCs w:val="22"/>
          <w:lang w:val="en-IN"/>
        </w:rPr>
        <w:lastRenderedPageBreak/>
        <w:t>only for an exact match, the boundary-isolation condition produces a prediction closer to the correct total in just over half of all cases, with none tied</w:t>
      </w:r>
      <w:r w:rsidR="00B853B6">
        <w:rPr>
          <w:sz w:val="22"/>
          <w:szCs w:val="22"/>
          <w:lang w:val="en-IN"/>
        </w:rPr>
        <w:t>.</w:t>
      </w:r>
      <w:r w:rsidR="00A36B4A" w:rsidRPr="00000ABE">
        <w:rPr>
          <w:sz w:val="22"/>
          <w:szCs w:val="22"/>
          <w:lang w:val="en-IN"/>
        </w:rPr>
        <w:t xml:space="preserve"> Removing the burden of elementary computation does move a model</w:t>
      </w:r>
      <w:r w:rsidR="006202DC">
        <w:rPr>
          <w:sz w:val="22"/>
          <w:szCs w:val="22"/>
          <w:lang w:val="en-IN"/>
        </w:rPr>
        <w:t>’</w:t>
      </w:r>
      <w:r w:rsidR="00A36B4A" w:rsidRPr="00000ABE">
        <w:rPr>
          <w:sz w:val="22"/>
          <w:szCs w:val="22"/>
          <w:lang w:val="en-IN"/>
        </w:rPr>
        <w:t>s output closer to the correct answer in most cases, even though it rarely reaches it outright</w:t>
      </w:r>
      <w:r w:rsidR="00B853B6">
        <w:rPr>
          <w:sz w:val="22"/>
          <w:szCs w:val="22"/>
          <w:lang w:val="en-IN"/>
        </w:rPr>
        <w:t>.</w:t>
      </w:r>
      <w:r w:rsidR="00A36B4A" w:rsidRPr="00000ABE">
        <w:rPr>
          <w:sz w:val="22"/>
          <w:szCs w:val="22"/>
          <w:lang w:val="en-IN"/>
        </w:rPr>
        <w:t xml:space="preserve"> </w:t>
      </w:r>
      <w:r w:rsidR="00CB50E2" w:rsidRPr="00CB50E2">
        <w:rPr>
          <w:sz w:val="22"/>
          <w:szCs w:val="22"/>
          <w:lang w:val="en-US"/>
        </w:rPr>
        <w:t>This is consistent with</w:t>
      </w:r>
      <w:r w:rsidR="00CB50E2">
        <w:rPr>
          <w:sz w:val="22"/>
          <w:szCs w:val="22"/>
          <w:lang w:val="en-US"/>
        </w:rPr>
        <w:t xml:space="preserve"> </w:t>
      </w:r>
      <w:r w:rsidR="00A36B4A" w:rsidRPr="00000ABE">
        <w:rPr>
          <w:sz w:val="22"/>
          <w:szCs w:val="22"/>
          <w:lang w:val="en-IN"/>
        </w:rPr>
        <w:t>elementary derivations contributing real error in the baseline condition while derivation boundaries continue to contribute error in both</w:t>
      </w:r>
      <w:r w:rsidR="00B853B6">
        <w:rPr>
          <w:sz w:val="22"/>
          <w:szCs w:val="22"/>
          <w:lang w:val="en-IN"/>
        </w:rPr>
        <w:t>.</w:t>
      </w:r>
      <w:r w:rsidR="00A36B4A" w:rsidRPr="00000ABE">
        <w:rPr>
          <w:sz w:val="22"/>
          <w:szCs w:val="22"/>
          <w:lang w:val="en-IN"/>
        </w:rPr>
        <w:t xml:space="preserve"> No case in either condition produces a prediction wildly distant from the ground truth, the kind that would indicate a model abandoning the task or guessing without constraint</w:t>
      </w:r>
      <w:r w:rsidR="00B853B6">
        <w:rPr>
          <w:sz w:val="22"/>
          <w:szCs w:val="22"/>
          <w:lang w:val="en-IN"/>
        </w:rPr>
        <w:t>.</w:t>
      </w:r>
      <w:r w:rsidR="001E699E">
        <w:rPr>
          <w:sz w:val="22"/>
          <w:szCs w:val="22"/>
          <w:lang w:val="en-IN"/>
        </w:rPr>
        <w:t xml:space="preserve"> </w:t>
      </w:r>
      <w:r w:rsidR="001E699E" w:rsidRPr="001E699E">
        <w:rPr>
          <w:sz w:val="22"/>
          <w:szCs w:val="22"/>
          <w:lang w:val="en-US"/>
        </w:rPr>
        <w:t>To isolate step-level accuracy from any error introduced elsewhere in a shared context, each step was additionally tested independently, given only the minimal information that step requires, rather than as part of a full multi-step response</w:t>
      </w:r>
      <w:r w:rsidR="00B853B6">
        <w:rPr>
          <w:sz w:val="22"/>
          <w:szCs w:val="22"/>
          <w:lang w:val="en-US"/>
        </w:rPr>
        <w:t>.</w:t>
      </w:r>
      <w:r w:rsidR="001E699E" w:rsidRPr="001E699E">
        <w:rPr>
          <w:sz w:val="22"/>
          <w:szCs w:val="22"/>
          <w:lang w:val="en-US"/>
        </w:rPr>
        <w:t xml:space="preserve"> Across all sixty problems, this produced two thousand one hundred sixty individually scored steps, one thousand three hundred fifty-one elementary and eight hundred nine boundar</w:t>
      </w:r>
      <w:r w:rsidR="00D4501B">
        <w:rPr>
          <w:sz w:val="22"/>
          <w:szCs w:val="22"/>
          <w:lang w:val="en-US"/>
        </w:rPr>
        <w:t>y</w:t>
      </w:r>
      <w:r w:rsidR="00B94352">
        <w:rPr>
          <w:sz w:val="22"/>
          <w:szCs w:val="22"/>
          <w:lang w:val="en-US"/>
        </w:rPr>
        <w:t>-</w:t>
      </w:r>
      <w:r w:rsidR="001E699E" w:rsidRPr="001E699E">
        <w:rPr>
          <w:sz w:val="22"/>
          <w:szCs w:val="22"/>
          <w:lang w:val="en-US"/>
        </w:rPr>
        <w:t>dependent</w:t>
      </w:r>
      <w:r w:rsidR="00B853B6">
        <w:rPr>
          <w:sz w:val="22"/>
          <w:szCs w:val="22"/>
          <w:lang w:val="en-US"/>
        </w:rPr>
        <w:t>.</w:t>
      </w:r>
      <w:r w:rsidR="001E699E" w:rsidRPr="001E699E">
        <w:rPr>
          <w:sz w:val="22"/>
          <w:szCs w:val="22"/>
          <w:lang w:val="en-US"/>
        </w:rPr>
        <w:t xml:space="preserve"> Elementary steps were correct in ninety-seven percent of cases</w:t>
      </w:r>
      <w:r w:rsidR="00B853B6">
        <w:rPr>
          <w:sz w:val="22"/>
          <w:szCs w:val="22"/>
          <w:lang w:val="en-US"/>
        </w:rPr>
        <w:t>.</w:t>
      </w:r>
      <w:r w:rsidR="001E699E" w:rsidRPr="001E699E">
        <w:rPr>
          <w:sz w:val="22"/>
          <w:szCs w:val="22"/>
          <w:lang w:val="en-US"/>
        </w:rPr>
        <w:t xml:space="preserve"> Boundary-dependent steps were correct in fifty-eight percent of cases</w:t>
      </w:r>
      <w:r w:rsidR="00B853B6">
        <w:rPr>
          <w:sz w:val="22"/>
          <w:szCs w:val="22"/>
          <w:lang w:val="en-US"/>
        </w:rPr>
        <w:t>.</w:t>
      </w:r>
      <w:r w:rsidR="001E699E" w:rsidRPr="001E699E">
        <w:rPr>
          <w:sz w:val="22"/>
          <w:szCs w:val="22"/>
          <w:lang w:val="en-US"/>
        </w:rPr>
        <w:t xml:space="preserve"> The gap holds within the elementary category itself</w:t>
      </w:r>
      <w:r w:rsidR="00B853B6">
        <w:rPr>
          <w:sz w:val="22"/>
          <w:szCs w:val="22"/>
          <w:lang w:val="en-US"/>
        </w:rPr>
        <w:t>:</w:t>
      </w:r>
      <w:r w:rsidR="001E699E" w:rsidRPr="001E699E">
        <w:rPr>
          <w:sz w:val="22"/>
          <w:szCs w:val="22"/>
          <w:lang w:val="en-US"/>
        </w:rPr>
        <w:t xml:space="preserve"> steps requiring only a sum or a direct comparison against a stated threshold were correct in every case, while steps requiring a fee to be read off an already-given bracket dropped slightly, to ninety and ninety-two percent</w:t>
      </w:r>
      <w:r w:rsidR="00B853B6">
        <w:rPr>
          <w:sz w:val="22"/>
          <w:szCs w:val="22"/>
          <w:lang w:val="en-US"/>
        </w:rPr>
        <w:t>.</w:t>
      </w:r>
      <w:r w:rsidR="001E699E" w:rsidRPr="001E699E">
        <w:rPr>
          <w:sz w:val="22"/>
          <w:szCs w:val="22"/>
          <w:lang w:val="en-US"/>
        </w:rPr>
        <w:t xml:space="preserve"> The boundary category shows the same pattern more sharply, with steps that convert a raw measurement into a fee through a policy table ranging from fifty-two to seventy percent correct</w:t>
      </w:r>
      <w:r w:rsidR="00B853B6">
        <w:rPr>
          <w:sz w:val="22"/>
          <w:szCs w:val="22"/>
          <w:lang w:val="en-US"/>
        </w:rPr>
        <w:t>.</w:t>
      </w:r>
      <w:r w:rsidR="001E699E" w:rsidRPr="001E699E">
        <w:rPr>
          <w:sz w:val="22"/>
          <w:szCs w:val="22"/>
          <w:lang w:val="en-US"/>
        </w:rPr>
        <w:t xml:space="preserve"> Isolated from any surrounding context, the gap between elementary and boundary-dependent steps persists and tracks the same distinction Section 3 defines</w:t>
      </w:r>
      <w:r w:rsidR="00B853B6">
        <w:rPr>
          <w:sz w:val="22"/>
          <w:szCs w:val="22"/>
          <w:lang w:val="en-US"/>
        </w:rPr>
        <w:t>.</w:t>
      </w:r>
      <w:r w:rsidR="00A36B4A" w:rsidRPr="00000ABE">
        <w:rPr>
          <w:sz w:val="22"/>
          <w:szCs w:val="22"/>
          <w:lang w:val="en-IN"/>
        </w:rPr>
        <w:t xml:space="preserve"> The errors that remain are errors of a specific, recurring kind, examined next, rather than a general breakdown in the task</w:t>
      </w:r>
      <w:r w:rsidR="006202DC">
        <w:rPr>
          <w:sz w:val="22"/>
          <w:szCs w:val="22"/>
          <w:lang w:val="en-IN"/>
        </w:rPr>
        <w:t>’</w:t>
      </w:r>
      <w:r w:rsidR="00A36B4A" w:rsidRPr="00000ABE">
        <w:rPr>
          <w:sz w:val="22"/>
          <w:szCs w:val="22"/>
          <w:lang w:val="en-IN"/>
        </w:rPr>
        <w:t>s execution</w:t>
      </w:r>
      <w:r w:rsidR="00B853B6">
        <w:rPr>
          <w:sz w:val="22"/>
          <w:szCs w:val="22"/>
          <w:lang w:val="en-IN"/>
        </w:rPr>
        <w:t>.</w:t>
      </w:r>
    </w:p>
    <w:p w14:paraId="50648CB2" w14:textId="745563CE" w:rsidR="00CB50E2" w:rsidRDefault="0018085F" w:rsidP="00CB50E2">
      <w:pPr>
        <w:pStyle w:val="font-claude-response-body"/>
        <w:jc w:val="both"/>
        <w:rPr>
          <w:sz w:val="22"/>
          <w:szCs w:val="22"/>
          <w:lang w:val="en-DE"/>
        </w:rPr>
      </w:pPr>
      <w:r w:rsidRPr="00000ABE">
        <w:rPr>
          <w:sz w:val="22"/>
          <w:szCs w:val="22"/>
          <w:lang w:val="en-IN"/>
        </w:rPr>
        <w:t xml:space="preserve">       </w:t>
      </w:r>
      <w:r w:rsidR="00CB50E2" w:rsidRPr="00CB50E2">
        <w:rPr>
          <w:sz w:val="22"/>
          <w:szCs w:val="22"/>
          <w:lang w:val="en-DE"/>
        </w:rPr>
        <w:t xml:space="preserve">Two distinct error types account for </w:t>
      </w:r>
      <w:proofErr w:type="gramStart"/>
      <w:r w:rsidR="00CB50E2" w:rsidRPr="00CB50E2">
        <w:rPr>
          <w:sz w:val="22"/>
          <w:szCs w:val="22"/>
          <w:lang w:val="en-DE"/>
        </w:rPr>
        <w:t>nearly all</w:t>
      </w:r>
      <w:proofErr w:type="gramEnd"/>
      <w:r w:rsidR="00CB50E2" w:rsidRPr="00CB50E2">
        <w:rPr>
          <w:sz w:val="22"/>
          <w:szCs w:val="22"/>
          <w:lang w:val="en-DE"/>
        </w:rPr>
        <w:t xml:space="preserve"> the failures observed at derivation boundaries in this domain</w:t>
      </w:r>
      <w:r w:rsidR="00B853B6">
        <w:rPr>
          <w:sz w:val="22"/>
          <w:szCs w:val="22"/>
          <w:lang w:val="en-DE"/>
        </w:rPr>
        <w:t>.</w:t>
      </w:r>
      <w:r w:rsidR="00CB50E2" w:rsidRPr="00CB50E2">
        <w:rPr>
          <w:sz w:val="22"/>
          <w:szCs w:val="22"/>
          <w:lang w:val="en-DE"/>
        </w:rPr>
        <w:t xml:space="preserve"> The first is bracket merging</w:t>
      </w:r>
      <w:r w:rsidR="00B853B6">
        <w:rPr>
          <w:sz w:val="22"/>
          <w:szCs w:val="22"/>
          <w:lang w:val="en-DE"/>
        </w:rPr>
        <w:t>.</w:t>
      </w:r>
      <w:r w:rsidR="00CB50E2" w:rsidRPr="00CB50E2">
        <w:rPr>
          <w:sz w:val="22"/>
          <w:szCs w:val="22"/>
          <w:lang w:val="en-DE"/>
        </w:rPr>
        <w:t xml:space="preserve"> This occurs when a stated quantity sits near the line separating two adjacent brackets in a rule</w:t>
      </w:r>
      <w:r w:rsidR="006202DC">
        <w:rPr>
          <w:sz w:val="22"/>
          <w:szCs w:val="22"/>
          <w:lang w:val="en-DE"/>
        </w:rPr>
        <w:t>’</w:t>
      </w:r>
      <w:r w:rsidR="00CB50E2" w:rsidRPr="00CB50E2">
        <w:rPr>
          <w:sz w:val="22"/>
          <w:szCs w:val="22"/>
          <w:lang w:val="en-DE"/>
        </w:rPr>
        <w:t>s schedule</w:t>
      </w:r>
      <w:r w:rsidR="00B853B6">
        <w:rPr>
          <w:sz w:val="22"/>
          <w:szCs w:val="22"/>
          <w:lang w:val="en-DE"/>
        </w:rPr>
        <w:t>.</w:t>
      </w:r>
      <w:r w:rsidR="00CB50E2" w:rsidRPr="00CB50E2">
        <w:rPr>
          <w:sz w:val="22"/>
          <w:szCs w:val="22"/>
          <w:lang w:val="en-DE"/>
        </w:rPr>
        <w:t xml:space="preserve"> The model treats the two brackets as a single wider range and assigns the fee belonging to the wrong one</w:t>
      </w:r>
      <w:r w:rsidR="00B853B6">
        <w:rPr>
          <w:sz w:val="22"/>
          <w:szCs w:val="22"/>
          <w:lang w:val="en-DE"/>
        </w:rPr>
        <w:t>.</w:t>
      </w:r>
      <w:r w:rsidR="00CB50E2" w:rsidRPr="00CB50E2">
        <w:rPr>
          <w:sz w:val="22"/>
          <w:szCs w:val="22"/>
          <w:lang w:val="en-DE"/>
        </w:rPr>
        <w:t xml:space="preserve"> For example, a bag weighing fifty-three pounds falls under the policy</w:t>
      </w:r>
      <w:r w:rsidR="006202DC">
        <w:rPr>
          <w:sz w:val="22"/>
          <w:szCs w:val="22"/>
          <w:lang w:val="en-DE"/>
        </w:rPr>
        <w:t>’</w:t>
      </w:r>
      <w:r w:rsidR="00CB50E2" w:rsidRPr="00CB50E2">
        <w:rPr>
          <w:sz w:val="22"/>
          <w:szCs w:val="22"/>
          <w:lang w:val="en-DE"/>
        </w:rPr>
        <w:t>s own definition into a bracket assessing a fee of thirty dollars</w:t>
      </w:r>
      <w:r w:rsidR="00B853B6">
        <w:rPr>
          <w:sz w:val="22"/>
          <w:szCs w:val="22"/>
          <w:lang w:val="en-DE"/>
        </w:rPr>
        <w:t>.</w:t>
      </w:r>
      <w:r w:rsidR="00CB50E2" w:rsidRPr="00CB50E2">
        <w:rPr>
          <w:sz w:val="22"/>
          <w:szCs w:val="22"/>
          <w:lang w:val="en-DE"/>
        </w:rPr>
        <w:t xml:space="preserve"> But the model instead describes it as falling within a merged range spanning fifty to seventy pounds and assesses the fee belonging to the higher bracket</w:t>
      </w:r>
      <w:r w:rsidR="00B853B6">
        <w:rPr>
          <w:sz w:val="22"/>
          <w:szCs w:val="22"/>
          <w:lang w:val="en-DE"/>
        </w:rPr>
        <w:t>.</w:t>
      </w:r>
      <w:r w:rsidR="00CB50E2" w:rsidRPr="00CB50E2">
        <w:rPr>
          <w:sz w:val="22"/>
          <w:szCs w:val="22"/>
          <w:lang w:val="en-DE"/>
        </w:rPr>
        <w:t xml:space="preserve"> This is boundary misassignment in its clearest form</w:t>
      </w:r>
      <w:r w:rsidR="00B853B6">
        <w:rPr>
          <w:sz w:val="22"/>
          <w:szCs w:val="22"/>
          <w:lang w:val="en-DE"/>
        </w:rPr>
        <w:t>:</w:t>
      </w:r>
      <w:r w:rsidR="00CB50E2" w:rsidRPr="00CB50E2">
        <w:rPr>
          <w:sz w:val="22"/>
          <w:szCs w:val="22"/>
          <w:lang w:val="en-DE"/>
        </w:rPr>
        <w:t xml:space="preserve"> the model retrieves a real value from the rules but assigns it to the wrong side of a boundary it has not resolved precisely</w:t>
      </w:r>
      <w:r w:rsidR="00B853B6">
        <w:rPr>
          <w:sz w:val="22"/>
          <w:szCs w:val="22"/>
          <w:lang w:val="en-DE"/>
        </w:rPr>
        <w:t>.</w:t>
      </w:r>
      <w:r w:rsidR="00CB50E2" w:rsidRPr="00CB50E2">
        <w:rPr>
          <w:sz w:val="22"/>
          <w:szCs w:val="22"/>
          <w:lang w:val="en-DE"/>
        </w:rPr>
        <w:t xml:space="preserve"> Across sixty independently generated problems in this domain, this pattern recurs in sixteen</w:t>
      </w:r>
      <w:r w:rsidR="00B853B6">
        <w:rPr>
          <w:sz w:val="22"/>
          <w:szCs w:val="22"/>
          <w:lang w:val="en-DE"/>
        </w:rPr>
        <w:t>.</w:t>
      </w:r>
    </w:p>
    <w:p w14:paraId="2D1FA091" w14:textId="11AA59D2" w:rsidR="00CB50E2" w:rsidRPr="00CB50E2" w:rsidRDefault="00CB50E2" w:rsidP="00CB50E2">
      <w:pPr>
        <w:pStyle w:val="font-claude-response-body"/>
        <w:jc w:val="both"/>
        <w:rPr>
          <w:sz w:val="22"/>
          <w:szCs w:val="22"/>
          <w:lang w:val="en-DE"/>
        </w:rPr>
      </w:pPr>
      <w:r>
        <w:rPr>
          <w:sz w:val="22"/>
          <w:szCs w:val="22"/>
          <w:lang w:val="en-DE"/>
        </w:rPr>
        <w:t xml:space="preserve">       </w:t>
      </w:r>
      <w:r w:rsidRPr="00CB50E2">
        <w:rPr>
          <w:sz w:val="22"/>
          <w:szCs w:val="22"/>
          <w:lang w:val="en-DE"/>
        </w:rPr>
        <w:t>The second error type is fabrication</w:t>
      </w:r>
      <w:r w:rsidR="00B853B6">
        <w:rPr>
          <w:sz w:val="22"/>
          <w:szCs w:val="22"/>
          <w:lang w:val="en-DE"/>
        </w:rPr>
        <w:t>.</w:t>
      </w:r>
      <w:r w:rsidRPr="00CB50E2">
        <w:rPr>
          <w:sz w:val="22"/>
          <w:szCs w:val="22"/>
          <w:lang w:val="en-DE"/>
        </w:rPr>
        <w:t xml:space="preserve"> This occurs when a model states that a value </w:t>
      </w:r>
      <w:proofErr w:type="gramStart"/>
      <w:r w:rsidRPr="00CB50E2">
        <w:rPr>
          <w:sz w:val="22"/>
          <w:szCs w:val="22"/>
          <w:lang w:val="en-DE"/>
        </w:rPr>
        <w:t>is not specified</w:t>
      </w:r>
      <w:proofErr w:type="gramEnd"/>
      <w:r w:rsidRPr="00CB50E2">
        <w:rPr>
          <w:sz w:val="22"/>
          <w:szCs w:val="22"/>
          <w:lang w:val="en-DE"/>
        </w:rPr>
        <w:t xml:space="preserve"> by the rules, when in fact it is, and substitutes an invented figure in its place</w:t>
      </w:r>
      <w:r w:rsidR="00B853B6">
        <w:rPr>
          <w:sz w:val="22"/>
          <w:szCs w:val="22"/>
          <w:lang w:val="en-DE"/>
        </w:rPr>
        <w:t>.</w:t>
      </w:r>
      <w:r w:rsidRPr="00CB50E2">
        <w:rPr>
          <w:sz w:val="22"/>
          <w:szCs w:val="22"/>
          <w:lang w:val="en-DE"/>
        </w:rPr>
        <w:t xml:space="preserve"> This pattern recurs with lower frequency in the airline domain itself</w:t>
      </w:r>
      <w:r w:rsidR="00B853B6">
        <w:rPr>
          <w:sz w:val="22"/>
          <w:szCs w:val="22"/>
          <w:lang w:val="en-DE"/>
        </w:rPr>
        <w:t>.</w:t>
      </w:r>
      <w:r w:rsidRPr="00CB50E2">
        <w:rPr>
          <w:sz w:val="22"/>
          <w:szCs w:val="22"/>
          <w:lang w:val="en-DE"/>
        </w:rPr>
        <w:t xml:space="preserve"> But it reappears in a cleaner, more clearly diagnostic form in the tax domain introduced earlier</w:t>
      </w:r>
      <w:r w:rsidR="00B853B6">
        <w:rPr>
          <w:sz w:val="22"/>
          <w:szCs w:val="22"/>
          <w:lang w:val="en-DE"/>
        </w:rPr>
        <w:t>.</w:t>
      </w:r>
      <w:r w:rsidRPr="00CB50E2">
        <w:rPr>
          <w:sz w:val="22"/>
          <w:szCs w:val="22"/>
          <w:lang w:val="en-DE"/>
        </w:rPr>
        <w:t xml:space="preserve"> There, a tax-table lookup </w:t>
      </w:r>
      <w:proofErr w:type="gramStart"/>
      <w:r w:rsidRPr="00CB50E2">
        <w:rPr>
          <w:sz w:val="22"/>
          <w:szCs w:val="22"/>
          <w:lang w:val="en-DE"/>
        </w:rPr>
        <w:t>is twice resolved</w:t>
      </w:r>
      <w:proofErr w:type="gramEnd"/>
      <w:r w:rsidRPr="00CB50E2">
        <w:rPr>
          <w:sz w:val="22"/>
          <w:szCs w:val="22"/>
          <w:lang w:val="en-DE"/>
        </w:rPr>
        <w:t xml:space="preserve"> by stating that the table </w:t>
      </w:r>
      <w:proofErr w:type="gramStart"/>
      <w:r w:rsidRPr="00CB50E2">
        <w:rPr>
          <w:sz w:val="22"/>
          <w:szCs w:val="22"/>
          <w:lang w:val="en-DE"/>
        </w:rPr>
        <w:t>is not provided</w:t>
      </w:r>
      <w:proofErr w:type="gramEnd"/>
      <w:r w:rsidR="00B853B6">
        <w:rPr>
          <w:sz w:val="22"/>
          <w:szCs w:val="22"/>
          <w:lang w:val="en-DE"/>
        </w:rPr>
        <w:t>.</w:t>
      </w:r>
      <w:r w:rsidRPr="00CB50E2">
        <w:rPr>
          <w:sz w:val="22"/>
          <w:szCs w:val="22"/>
          <w:lang w:val="en-DE"/>
        </w:rPr>
        <w:t xml:space="preserve"> A specific figure follows immediately after</w:t>
      </w:r>
      <w:r w:rsidR="00B853B6">
        <w:rPr>
          <w:sz w:val="22"/>
          <w:szCs w:val="22"/>
          <w:lang w:val="en-DE"/>
        </w:rPr>
        <w:t>.</w:t>
      </w:r>
      <w:r w:rsidRPr="00CB50E2">
        <w:rPr>
          <w:sz w:val="22"/>
          <w:szCs w:val="22"/>
          <w:lang w:val="en-DE"/>
        </w:rPr>
        <w:t xml:space="preserve"> The same justification recurs almost verbatim across two independently generated problems concerning two different taxpayers</w:t>
      </w:r>
      <w:r w:rsidR="00B853B6">
        <w:rPr>
          <w:sz w:val="22"/>
          <w:szCs w:val="22"/>
          <w:lang w:val="en-DE"/>
        </w:rPr>
        <w:t>.</w:t>
      </w:r>
      <w:r w:rsidR="001E699E">
        <w:rPr>
          <w:sz w:val="22"/>
          <w:szCs w:val="22"/>
          <w:lang w:val="en-DE"/>
        </w:rPr>
        <w:t xml:space="preserve"> </w:t>
      </w:r>
      <w:r w:rsidRPr="00CB50E2">
        <w:rPr>
          <w:sz w:val="22"/>
          <w:szCs w:val="22"/>
          <w:lang w:val="en-DE"/>
        </w:rPr>
        <w:t>Both errors share a feature that distinguishes them from an arbitrary mistake</w:t>
      </w:r>
      <w:r w:rsidR="00B853B6">
        <w:rPr>
          <w:sz w:val="22"/>
          <w:szCs w:val="22"/>
          <w:lang w:val="en-DE"/>
        </w:rPr>
        <w:t>.</w:t>
      </w:r>
      <w:r w:rsidRPr="00CB50E2">
        <w:rPr>
          <w:sz w:val="22"/>
          <w:szCs w:val="22"/>
          <w:lang w:val="en-DE"/>
        </w:rPr>
        <w:t xml:space="preserve"> Neither announces itself</w:t>
      </w:r>
      <w:r w:rsidR="00B853B6">
        <w:rPr>
          <w:sz w:val="22"/>
          <w:szCs w:val="22"/>
          <w:lang w:val="en-DE"/>
        </w:rPr>
        <w:t>.</w:t>
      </w:r>
      <w:r w:rsidRPr="00CB50E2">
        <w:rPr>
          <w:sz w:val="22"/>
          <w:szCs w:val="22"/>
          <w:lang w:val="en-DE"/>
        </w:rPr>
        <w:t xml:space="preserve"> The text surrounding a merged bracket or an invented table value reads no differently from the text surrounding a value correctly resolved</w:t>
      </w:r>
      <w:r w:rsidR="00B853B6">
        <w:rPr>
          <w:sz w:val="22"/>
          <w:szCs w:val="22"/>
          <w:lang w:val="en-DE"/>
        </w:rPr>
        <w:t>.</w:t>
      </w:r>
      <w:r w:rsidRPr="00CB50E2">
        <w:rPr>
          <w:sz w:val="22"/>
          <w:szCs w:val="22"/>
          <w:lang w:val="en-DE"/>
        </w:rPr>
        <w:t xml:space="preserve"> If anything, it </w:t>
      </w:r>
      <w:proofErr w:type="gramStart"/>
      <w:r w:rsidRPr="00CB50E2">
        <w:rPr>
          <w:sz w:val="22"/>
          <w:szCs w:val="22"/>
          <w:lang w:val="en-DE"/>
        </w:rPr>
        <w:t>is more elaborately justified</w:t>
      </w:r>
      <w:proofErr w:type="gramEnd"/>
      <w:r w:rsidRPr="00CB50E2">
        <w:rPr>
          <w:sz w:val="22"/>
          <w:szCs w:val="22"/>
          <w:lang w:val="en-DE"/>
        </w:rPr>
        <w:t>, since a model writing around an unresolved value has more work to do to make the result look resolved</w:t>
      </w:r>
      <w:r w:rsidR="00B853B6">
        <w:rPr>
          <w:sz w:val="22"/>
          <w:szCs w:val="22"/>
          <w:lang w:val="en-DE"/>
        </w:rPr>
        <w:t>.</w:t>
      </w:r>
    </w:p>
    <w:p w14:paraId="3BF49DDE" w14:textId="3A11FCA0" w:rsidR="00A36B4A" w:rsidRDefault="004C4F69" w:rsidP="00E160DB">
      <w:pPr>
        <w:pStyle w:val="font-claude-response-body"/>
        <w:jc w:val="both"/>
        <w:rPr>
          <w:sz w:val="22"/>
          <w:szCs w:val="22"/>
          <w:lang w:val="en-US"/>
        </w:rPr>
      </w:pPr>
      <w:r>
        <w:rPr>
          <w:rStyle w:val="Strong"/>
          <w:sz w:val="22"/>
          <w:szCs w:val="22"/>
          <w:lang w:val="en-IN"/>
        </w:rPr>
        <w:t xml:space="preserve"> </w:t>
      </w:r>
      <w:r w:rsidR="001B0946" w:rsidRPr="00000ABE">
        <w:rPr>
          <w:sz w:val="22"/>
          <w:szCs w:val="22"/>
          <w:lang w:val="en-IN"/>
        </w:rPr>
        <w:t xml:space="preserve">       </w:t>
      </w:r>
      <w:r w:rsidR="00CB50E2" w:rsidRPr="00CB50E2">
        <w:rPr>
          <w:sz w:val="22"/>
          <w:szCs w:val="22"/>
          <w:lang w:val="en-US"/>
        </w:rPr>
        <w:t>The same two-part picture holds across domains</w:t>
      </w:r>
      <w:r w:rsidR="00B853B6">
        <w:rPr>
          <w:sz w:val="22"/>
          <w:szCs w:val="22"/>
          <w:lang w:val="en-US"/>
        </w:rPr>
        <w:t>:</w:t>
      </w:r>
      <w:r w:rsidR="00CB50E2" w:rsidRPr="00CB50E2">
        <w:rPr>
          <w:sz w:val="22"/>
          <w:szCs w:val="22"/>
          <w:lang w:val="en-US"/>
        </w:rPr>
        <w:t xml:space="preserve"> reliable elementary computation paired with unreliable boundary resolution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This appears in the airline domain under controlled, quantitative testing, and in the tax domain under qualitative inspection of individual cases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The industrial classification task discussed earlier showed the same pattern, though under neither condition, since that setting permitted no controlled comparison at all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Three domains sharing no vocabulary, no numeric structure, and in two cases no quantitative comparability with one another converge on the same answer to the question Section 1 opened with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Failures do not spread evenly across a model</w:t>
      </w:r>
      <w:r w:rsidR="006202DC">
        <w:rPr>
          <w:sz w:val="22"/>
          <w:szCs w:val="22"/>
          <w:lang w:val="en-US"/>
        </w:rPr>
        <w:t>’</w:t>
      </w:r>
      <w:r w:rsidR="00CB50E2" w:rsidRPr="00CB50E2">
        <w:rPr>
          <w:sz w:val="22"/>
          <w:szCs w:val="22"/>
          <w:lang w:val="en-US"/>
        </w:rPr>
        <w:t>s reasoning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They concentrate on derivation boundaries</w:t>
      </w:r>
      <w:r w:rsidR="00B853B6">
        <w:rPr>
          <w:sz w:val="22"/>
          <w:szCs w:val="22"/>
          <w:lang w:val="en-US"/>
        </w:rPr>
        <w:t>.</w:t>
      </w:r>
    </w:p>
    <w:p w14:paraId="230A450E" w14:textId="57C51E35" w:rsidR="001D2AF7" w:rsidRPr="00000ABE" w:rsidRDefault="001D2AF7" w:rsidP="00E160DB">
      <w:pPr>
        <w:pStyle w:val="font-claude-response-body"/>
        <w:jc w:val="both"/>
        <w:rPr>
          <w:sz w:val="22"/>
          <w:szCs w:val="22"/>
          <w:lang w:val="en-IN"/>
        </w:rPr>
      </w:pPr>
      <w:r w:rsidRPr="00000ABE">
        <w:rPr>
          <w:rStyle w:val="Strong"/>
          <w:sz w:val="22"/>
          <w:szCs w:val="22"/>
          <w:lang w:val="en-IN"/>
        </w:rPr>
        <w:t>5</w:t>
      </w:r>
      <w:r w:rsidR="00B853B6">
        <w:rPr>
          <w:rStyle w:val="Strong"/>
          <w:sz w:val="22"/>
          <w:szCs w:val="22"/>
          <w:lang w:val="en-IN"/>
        </w:rPr>
        <w:t>.</w:t>
      </w:r>
      <w:r w:rsidRPr="00000ABE">
        <w:rPr>
          <w:rStyle w:val="Strong"/>
          <w:sz w:val="22"/>
          <w:szCs w:val="22"/>
          <w:lang w:val="en-IN"/>
        </w:rPr>
        <w:t xml:space="preserve"> </w:t>
      </w:r>
      <w:r w:rsidR="00CB50E2" w:rsidRPr="00CB50E2">
        <w:rPr>
          <w:b/>
          <w:bCs/>
          <w:sz w:val="22"/>
          <w:szCs w:val="22"/>
          <w:lang w:val="en-US"/>
        </w:rPr>
        <w:t>Mechanistic Analysis</w:t>
      </w:r>
    </w:p>
    <w:p w14:paraId="49A0125A" w14:textId="6A3288E6" w:rsidR="00CB50E2" w:rsidRDefault="001D2AF7" w:rsidP="00E160DB">
      <w:pPr>
        <w:pStyle w:val="font-claude-response-body"/>
        <w:jc w:val="both"/>
        <w:rPr>
          <w:sz w:val="22"/>
          <w:szCs w:val="22"/>
          <w:lang w:val="en-IN"/>
        </w:rPr>
      </w:pPr>
      <w:r w:rsidRPr="00000ABE">
        <w:rPr>
          <w:sz w:val="22"/>
          <w:szCs w:val="22"/>
          <w:lang w:val="en-IN"/>
        </w:rPr>
        <w:t xml:space="preserve">       </w:t>
      </w:r>
      <w:r w:rsidR="00605C60" w:rsidRPr="00605C60">
        <w:rPr>
          <w:sz w:val="22"/>
          <w:szCs w:val="22"/>
          <w:lang w:val="en-US"/>
        </w:rPr>
        <w:t>Section 4 establishes where failures occur</w:t>
      </w:r>
      <w:r w:rsidR="00B853B6">
        <w:rPr>
          <w:sz w:val="22"/>
          <w:szCs w:val="22"/>
          <w:lang w:val="en-US"/>
        </w:rPr>
        <w:t>:</w:t>
      </w:r>
      <w:r w:rsidR="00605C60" w:rsidRPr="00605C60">
        <w:rPr>
          <w:sz w:val="22"/>
          <w:szCs w:val="22"/>
          <w:lang w:val="en-US"/>
        </w:rPr>
        <w:t xml:space="preserve"> at derivation boundaries, identifiable in advance from a task</w:t>
      </w:r>
      <w:r w:rsidR="006202DC">
        <w:rPr>
          <w:sz w:val="22"/>
          <w:szCs w:val="22"/>
          <w:lang w:val="en-US"/>
        </w:rPr>
        <w:t>’</w:t>
      </w:r>
      <w:r w:rsidR="00605C60" w:rsidRPr="00605C60">
        <w:rPr>
          <w:sz w:val="22"/>
          <w:szCs w:val="22"/>
          <w:lang w:val="en-US"/>
        </w:rPr>
        <w:t>s structure, and confirmed by a recurring, named pattern of error in the model</w:t>
      </w:r>
      <w:r w:rsidR="006202DC">
        <w:rPr>
          <w:sz w:val="22"/>
          <w:szCs w:val="22"/>
          <w:lang w:val="en-US"/>
        </w:rPr>
        <w:t>’</w:t>
      </w:r>
      <w:r w:rsidR="00605C60" w:rsidRPr="00605C60">
        <w:rPr>
          <w:sz w:val="22"/>
          <w:szCs w:val="22"/>
          <w:lang w:val="en-US"/>
        </w:rPr>
        <w:t>s output</w:t>
      </w:r>
      <w:r w:rsidR="00B853B6">
        <w:rPr>
          <w:sz w:val="22"/>
          <w:szCs w:val="22"/>
          <w:lang w:val="en-US"/>
        </w:rPr>
        <w:t>.</w:t>
      </w:r>
      <w:r w:rsidR="00605C60" w:rsidRPr="00605C60">
        <w:rPr>
          <w:sz w:val="22"/>
          <w:szCs w:val="22"/>
          <w:lang w:val="en-US"/>
        </w:rPr>
        <w:t xml:space="preserve"> This leaves a separate </w:t>
      </w:r>
      <w:r w:rsidR="00605C60" w:rsidRPr="00605C60">
        <w:rPr>
          <w:sz w:val="22"/>
          <w:szCs w:val="22"/>
          <w:lang w:val="en-US"/>
        </w:rPr>
        <w:lastRenderedPageBreak/>
        <w:t>question open</w:t>
      </w:r>
      <w:r w:rsidR="00B853B6">
        <w:rPr>
          <w:sz w:val="22"/>
          <w:szCs w:val="22"/>
          <w:lang w:val="en-US"/>
        </w:rPr>
        <w:t>.</w:t>
      </w:r>
      <w:r w:rsidR="00605C60" w:rsidRPr="00605C60">
        <w:rPr>
          <w:sz w:val="22"/>
          <w:szCs w:val="22"/>
          <w:lang w:val="en-US"/>
        </w:rPr>
        <w:t xml:space="preserve"> Knowing where a model fails in its output says nothing about what is happening inside the model at that point</w:t>
      </w:r>
      <w:r w:rsidR="00B853B6">
        <w:rPr>
          <w:sz w:val="22"/>
          <w:szCs w:val="22"/>
          <w:lang w:val="en-US"/>
        </w:rPr>
        <w:t>.</w:t>
      </w:r>
      <w:r w:rsidR="00605C60" w:rsidRPr="00605C60">
        <w:rPr>
          <w:sz w:val="22"/>
          <w:szCs w:val="22"/>
          <w:lang w:val="en-US"/>
        </w:rPr>
        <w:t xml:space="preserve"> What follows looks inside the model itself to trace this</w:t>
      </w:r>
      <w:r w:rsidR="00B853B6">
        <w:rPr>
          <w:sz w:val="22"/>
          <w:szCs w:val="22"/>
          <w:lang w:val="en-US"/>
        </w:rPr>
        <w:t>.</w:t>
      </w:r>
    </w:p>
    <w:p w14:paraId="0AFAF10D" w14:textId="2C9748FD" w:rsidR="001D2AF7" w:rsidRPr="00000ABE" w:rsidRDefault="001D2AF7" w:rsidP="00E160DB">
      <w:pPr>
        <w:pStyle w:val="font-claude-response-body"/>
        <w:jc w:val="both"/>
        <w:rPr>
          <w:sz w:val="22"/>
          <w:szCs w:val="22"/>
          <w:lang w:val="en-IN"/>
        </w:rPr>
      </w:pPr>
      <w:r w:rsidRPr="00000ABE">
        <w:rPr>
          <w:rStyle w:val="Strong"/>
          <w:sz w:val="22"/>
          <w:szCs w:val="22"/>
          <w:lang w:val="en-IN"/>
        </w:rPr>
        <w:t xml:space="preserve">    </w:t>
      </w:r>
      <w:r w:rsidR="00CB50E2">
        <w:rPr>
          <w:rStyle w:val="Strong"/>
          <w:sz w:val="22"/>
          <w:szCs w:val="22"/>
          <w:lang w:val="en-IN"/>
        </w:rPr>
        <w:t xml:space="preserve">   </w:t>
      </w:r>
      <w:r w:rsidRPr="00000ABE">
        <w:rPr>
          <w:sz w:val="22"/>
          <w:szCs w:val="22"/>
          <w:lang w:val="en-IN"/>
        </w:rPr>
        <w:t>A model</w:t>
      </w:r>
      <w:r w:rsidR="006202DC">
        <w:rPr>
          <w:sz w:val="22"/>
          <w:szCs w:val="22"/>
          <w:lang w:val="en-IN"/>
        </w:rPr>
        <w:t>’</w:t>
      </w:r>
      <w:r w:rsidRPr="00000ABE">
        <w:rPr>
          <w:sz w:val="22"/>
          <w:szCs w:val="22"/>
          <w:lang w:val="en-IN"/>
        </w:rPr>
        <w:t>s output at any position is the result of a computation carried out across many layers, each transforming the representation it receives from the one before</w:t>
      </w:r>
      <w:r w:rsidR="00B853B6">
        <w:rPr>
          <w:sz w:val="22"/>
          <w:szCs w:val="22"/>
          <w:lang w:val="en-IN"/>
        </w:rPr>
        <w:t>.</w:t>
      </w:r>
      <w:r w:rsidRPr="00000ABE">
        <w:rPr>
          <w:sz w:val="22"/>
          <w:szCs w:val="22"/>
          <w:lang w:val="en-IN"/>
        </w:rPr>
        <w:t xml:space="preserve"> </w:t>
      </w:r>
      <w:r w:rsidR="00CB50E2" w:rsidRPr="00CB50E2">
        <w:rPr>
          <w:sz w:val="22"/>
          <w:szCs w:val="22"/>
          <w:lang w:val="en-US"/>
        </w:rPr>
        <w:t>At every layer, the current representation can be decoded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This means passing it through the model</w:t>
      </w:r>
      <w:r w:rsidR="006202DC">
        <w:rPr>
          <w:sz w:val="22"/>
          <w:szCs w:val="22"/>
          <w:lang w:val="en-US"/>
        </w:rPr>
        <w:t>’</w:t>
      </w:r>
      <w:r w:rsidR="00CB50E2" w:rsidRPr="00CB50E2">
        <w:rPr>
          <w:sz w:val="22"/>
          <w:szCs w:val="22"/>
          <w:lang w:val="en-US"/>
        </w:rPr>
        <w:t>s own final normalization and output projection, the operation ordinarily applied only at the last layer, to see what the model would have predicted had generation stopped there [7]</w:t>
      </w:r>
      <w:r w:rsidR="00B853B6">
        <w:rPr>
          <w:sz w:val="22"/>
          <w:szCs w:val="22"/>
          <w:lang w:val="en-US"/>
        </w:rPr>
        <w:t>.</w:t>
      </w:r>
      <w:r w:rsidR="00CB50E2">
        <w:rPr>
          <w:sz w:val="22"/>
          <w:szCs w:val="22"/>
          <w:lang w:val="en-US"/>
        </w:rPr>
        <w:t xml:space="preserve"> </w:t>
      </w:r>
      <w:r w:rsidRPr="00000ABE">
        <w:rPr>
          <w:sz w:val="22"/>
          <w:szCs w:val="22"/>
          <w:lang w:val="en-IN"/>
        </w:rPr>
        <w:t>Applied across all layers at a single position, this reveals not only what a model eventually outputs but the layer at which its internal representation commits to that output, and whether anything else was still under consideration when it did</w:t>
      </w:r>
      <w:r w:rsidR="00B853B6">
        <w:rPr>
          <w:sz w:val="22"/>
          <w:szCs w:val="22"/>
          <w:lang w:val="en-IN"/>
        </w:rPr>
        <w:t>.</w:t>
      </w:r>
      <w:r w:rsidR="001E699E">
        <w:rPr>
          <w:sz w:val="22"/>
          <w:szCs w:val="22"/>
          <w:lang w:val="en-IN"/>
        </w:rPr>
        <w:t xml:space="preserve"> </w:t>
      </w:r>
      <w:r w:rsidRPr="00000ABE">
        <w:rPr>
          <w:sz w:val="22"/>
          <w:szCs w:val="22"/>
          <w:lang w:val="en-IN"/>
        </w:rPr>
        <w:t>At a position where the model correctly restates a value given directly in its input, the flight ticket price of one hundred seventy-eight dollars stated outright in the passenger</w:t>
      </w:r>
      <w:r w:rsidR="006202DC">
        <w:rPr>
          <w:sz w:val="22"/>
          <w:szCs w:val="22"/>
          <w:lang w:val="en-IN"/>
        </w:rPr>
        <w:t>’</w:t>
      </w:r>
      <w:r w:rsidRPr="00000ABE">
        <w:rPr>
          <w:sz w:val="22"/>
          <w:szCs w:val="22"/>
          <w:lang w:val="en-IN"/>
        </w:rPr>
        <w:t>s itinerary, the trajectory across layers is simple</w:t>
      </w:r>
      <w:r w:rsidR="00B853B6">
        <w:rPr>
          <w:sz w:val="22"/>
          <w:szCs w:val="22"/>
          <w:lang w:val="en-IN"/>
        </w:rPr>
        <w:t>.</w:t>
      </w:r>
      <w:r w:rsidRPr="00000ABE">
        <w:rPr>
          <w:sz w:val="22"/>
          <w:szCs w:val="22"/>
          <w:lang w:val="en-IN"/>
        </w:rPr>
        <w:t xml:space="preserve"> The correct value is not yet the leading candidate through the first twenty-two layers</w:t>
      </w:r>
      <w:r w:rsidR="00B853B6">
        <w:rPr>
          <w:sz w:val="22"/>
          <w:szCs w:val="22"/>
          <w:lang w:val="en-IN"/>
        </w:rPr>
        <w:t>.</w:t>
      </w:r>
      <w:r w:rsidRPr="00000ABE">
        <w:rPr>
          <w:sz w:val="22"/>
          <w:szCs w:val="22"/>
          <w:lang w:val="en-IN"/>
        </w:rPr>
        <w:t xml:space="preserve"> At layer twenty-three it becomes dominant, at a probability of 0</w:t>
      </w:r>
      <w:r w:rsidR="00B853B6">
        <w:rPr>
          <w:sz w:val="22"/>
          <w:szCs w:val="22"/>
          <w:lang w:val="en-IN"/>
        </w:rPr>
        <w:t>.</w:t>
      </w:r>
      <w:r w:rsidRPr="00000ABE">
        <w:rPr>
          <w:sz w:val="22"/>
          <w:szCs w:val="22"/>
          <w:lang w:val="en-IN"/>
        </w:rPr>
        <w:t>636, and by layer twenty-seven it exceeds 0</w:t>
      </w:r>
      <w:r w:rsidR="00B853B6">
        <w:rPr>
          <w:sz w:val="22"/>
          <w:szCs w:val="22"/>
          <w:lang w:val="en-IN"/>
        </w:rPr>
        <w:t>.</w:t>
      </w:r>
      <w:r w:rsidRPr="00000ABE">
        <w:rPr>
          <w:sz w:val="22"/>
          <w:szCs w:val="22"/>
          <w:lang w:val="en-IN"/>
        </w:rPr>
        <w:t>99</w:t>
      </w:r>
      <w:r w:rsidR="00B853B6">
        <w:rPr>
          <w:sz w:val="22"/>
          <w:szCs w:val="22"/>
          <w:lang w:val="en-IN"/>
        </w:rPr>
        <w:t>.</w:t>
      </w:r>
      <w:r w:rsidRPr="00000ABE">
        <w:rPr>
          <w:sz w:val="22"/>
          <w:szCs w:val="22"/>
          <w:lang w:val="en-IN"/>
        </w:rPr>
        <w:t xml:space="preserve"> No other value appears as a serious alternative at any layer after this point</w:t>
      </w:r>
      <w:r w:rsidR="00B853B6">
        <w:rPr>
          <w:sz w:val="22"/>
          <w:szCs w:val="22"/>
          <w:lang w:val="en-IN"/>
        </w:rPr>
        <w:t>.</w:t>
      </w:r>
      <w:r w:rsidRPr="00000ABE">
        <w:rPr>
          <w:sz w:val="22"/>
          <w:szCs w:val="22"/>
          <w:lang w:val="en-IN"/>
        </w:rPr>
        <w:t xml:space="preserve"> A directly available value emerges early, stabilizes early and remains stable for the rest of the network</w:t>
      </w:r>
      <w:r w:rsidR="00B853B6">
        <w:rPr>
          <w:sz w:val="22"/>
          <w:szCs w:val="22"/>
          <w:lang w:val="en-IN"/>
        </w:rPr>
        <w:t>.</w:t>
      </w:r>
    </w:p>
    <w:p w14:paraId="7EAE6099" w14:textId="6EAA096A" w:rsidR="003C369C" w:rsidRDefault="001D2AF7" w:rsidP="00E160DB">
      <w:pPr>
        <w:pStyle w:val="font-claude-response-body"/>
        <w:jc w:val="both"/>
        <w:rPr>
          <w:sz w:val="22"/>
          <w:szCs w:val="22"/>
          <w:lang w:val="en-US"/>
        </w:rPr>
      </w:pPr>
      <w:r w:rsidRPr="00000ABE">
        <w:rPr>
          <w:sz w:val="22"/>
          <w:szCs w:val="22"/>
          <w:lang w:val="en-IN"/>
        </w:rPr>
        <w:t xml:space="preserve">       </w:t>
      </w:r>
      <w:r w:rsidR="0007492A" w:rsidRPr="0007492A">
        <w:rPr>
          <w:sz w:val="22"/>
          <w:szCs w:val="22"/>
          <w:lang w:val="en-US"/>
        </w:rPr>
        <w:t>Before tracing where this uncertainty originates inside the network, it is worth noting that it is sometimes visible even in the model</w:t>
      </w:r>
      <w:r w:rsidR="006202DC">
        <w:rPr>
          <w:sz w:val="22"/>
          <w:szCs w:val="22"/>
          <w:lang w:val="en-US"/>
        </w:rPr>
        <w:t>’</w:t>
      </w:r>
      <w:r w:rsidR="0007492A" w:rsidRPr="0007492A">
        <w:rPr>
          <w:sz w:val="22"/>
          <w:szCs w:val="22"/>
          <w:lang w:val="en-US"/>
        </w:rPr>
        <w:t>s own final output</w:t>
      </w:r>
      <w:r w:rsidR="00B853B6">
        <w:rPr>
          <w:sz w:val="22"/>
          <w:szCs w:val="22"/>
          <w:lang w:val="en-US"/>
        </w:rPr>
        <w:t>.</w:t>
      </w:r>
      <w:r w:rsidR="0007492A" w:rsidRPr="0007492A">
        <w:rPr>
          <w:sz w:val="22"/>
          <w:szCs w:val="22"/>
          <w:lang w:val="en-US"/>
        </w:rPr>
        <w:t xml:space="preserve"> At the point where Bag 2</w:t>
      </w:r>
      <w:r w:rsidR="006202DC">
        <w:rPr>
          <w:sz w:val="22"/>
          <w:szCs w:val="22"/>
          <w:lang w:val="en-US"/>
        </w:rPr>
        <w:t>’</w:t>
      </w:r>
      <w:r w:rsidR="0007492A" w:rsidRPr="0007492A">
        <w:rPr>
          <w:sz w:val="22"/>
          <w:szCs w:val="22"/>
          <w:lang w:val="en-US"/>
        </w:rPr>
        <w:t>s overweight fee is generated, the model</w:t>
      </w:r>
      <w:r w:rsidR="006202DC">
        <w:rPr>
          <w:sz w:val="22"/>
          <w:szCs w:val="22"/>
          <w:lang w:val="en-US"/>
        </w:rPr>
        <w:t>’</w:t>
      </w:r>
      <w:r w:rsidR="0007492A" w:rsidRPr="0007492A">
        <w:rPr>
          <w:sz w:val="22"/>
          <w:szCs w:val="22"/>
          <w:lang w:val="en-US"/>
        </w:rPr>
        <w:t>s output-layer distribution assigns the eventual token, $100, a probability of only 0</w:t>
      </w:r>
      <w:r w:rsidR="00B853B6">
        <w:rPr>
          <w:sz w:val="22"/>
          <w:szCs w:val="22"/>
          <w:lang w:val="en-US"/>
        </w:rPr>
        <w:t>.</w:t>
      </w:r>
      <w:r w:rsidR="0007492A" w:rsidRPr="0007492A">
        <w:rPr>
          <w:sz w:val="22"/>
          <w:szCs w:val="22"/>
          <w:lang w:val="en-US"/>
        </w:rPr>
        <w:t>788, with the correct alternative, $30, still assigned 0</w:t>
      </w:r>
      <w:r w:rsidR="00B853B6">
        <w:rPr>
          <w:sz w:val="22"/>
          <w:szCs w:val="22"/>
          <w:lang w:val="en-US"/>
        </w:rPr>
        <w:t>.</w:t>
      </w:r>
      <w:r w:rsidR="0007492A" w:rsidRPr="0007492A">
        <w:rPr>
          <w:sz w:val="22"/>
          <w:szCs w:val="22"/>
          <w:lang w:val="en-US"/>
        </w:rPr>
        <w:t>199, a genuine four-to-one split rather than a confident error</w:t>
      </w:r>
      <w:r w:rsidR="00B853B6">
        <w:rPr>
          <w:sz w:val="22"/>
          <w:szCs w:val="22"/>
          <w:lang w:val="en-US"/>
        </w:rPr>
        <w:t>.</w:t>
      </w:r>
      <w:r w:rsidR="0007492A" w:rsidRPr="0007492A">
        <w:rPr>
          <w:sz w:val="22"/>
          <w:szCs w:val="22"/>
          <w:lang w:val="en-US"/>
        </w:rPr>
        <w:t xml:space="preserve"> Later in the same response, recombining two bag totals, the model</w:t>
      </w:r>
      <w:r w:rsidR="006202DC">
        <w:rPr>
          <w:sz w:val="22"/>
          <w:szCs w:val="22"/>
          <w:lang w:val="en-US"/>
        </w:rPr>
        <w:t>’</w:t>
      </w:r>
      <w:r w:rsidR="0007492A" w:rsidRPr="0007492A">
        <w:rPr>
          <w:sz w:val="22"/>
          <w:szCs w:val="22"/>
          <w:lang w:val="en-US"/>
        </w:rPr>
        <w:t>s final-layer distribution splits almost evenly, $130 at 0</w:t>
      </w:r>
      <w:r w:rsidR="00B853B6">
        <w:rPr>
          <w:sz w:val="22"/>
          <w:szCs w:val="22"/>
          <w:lang w:val="en-US"/>
        </w:rPr>
        <w:t>.</w:t>
      </w:r>
      <w:r w:rsidR="0007492A" w:rsidRPr="0007492A">
        <w:rPr>
          <w:sz w:val="22"/>
          <w:szCs w:val="22"/>
          <w:lang w:val="en-US"/>
        </w:rPr>
        <w:t>515 against $300 at 0</w:t>
      </w:r>
      <w:r w:rsidR="00B853B6">
        <w:rPr>
          <w:sz w:val="22"/>
          <w:szCs w:val="22"/>
          <w:lang w:val="en-US"/>
        </w:rPr>
        <w:t>.</w:t>
      </w:r>
      <w:r w:rsidR="0007492A" w:rsidRPr="0007492A">
        <w:rPr>
          <w:sz w:val="22"/>
          <w:szCs w:val="22"/>
          <w:lang w:val="en-US"/>
        </w:rPr>
        <w:t>485, a near coin-flip at the very point where its answer is produced</w:t>
      </w:r>
      <w:r w:rsidR="00B853B6">
        <w:rPr>
          <w:sz w:val="22"/>
          <w:szCs w:val="22"/>
          <w:lang w:val="en-US"/>
        </w:rPr>
        <w:t>.</w:t>
      </w:r>
      <w:r w:rsidR="0007492A" w:rsidRPr="0007492A">
        <w:rPr>
          <w:sz w:val="22"/>
          <w:szCs w:val="22"/>
          <w:lang w:val="en-US"/>
        </w:rPr>
        <w:t xml:space="preserve"> This uncertainty is not visible in the text of the response itself, which states each figure with the same flat confidence throughout</w:t>
      </w:r>
      <w:r w:rsidR="00B853B6">
        <w:rPr>
          <w:sz w:val="22"/>
          <w:szCs w:val="22"/>
          <w:lang w:val="en-US"/>
        </w:rPr>
        <w:t>;</w:t>
      </w:r>
      <w:r w:rsidR="0007492A" w:rsidRPr="0007492A">
        <w:rPr>
          <w:sz w:val="22"/>
          <w:szCs w:val="22"/>
          <w:lang w:val="en-US"/>
        </w:rPr>
        <w:t xml:space="preserve"> it is only visible by inspecting the probability </w:t>
      </w:r>
      <w:r w:rsidR="00A80F5B" w:rsidRPr="0007492A">
        <w:rPr>
          <w:sz w:val="22"/>
          <w:szCs w:val="22"/>
          <w:lang w:val="en-US"/>
        </w:rPr>
        <w:t xml:space="preserve">distribution </w:t>
      </w:r>
      <w:r w:rsidR="003F4BC8">
        <w:rPr>
          <w:sz w:val="22"/>
          <w:szCs w:val="22"/>
          <w:lang w:val="en-US"/>
        </w:rPr>
        <w:t xml:space="preserve">which </w:t>
      </w:r>
      <w:r w:rsidR="0007492A" w:rsidRPr="0007492A">
        <w:rPr>
          <w:sz w:val="22"/>
          <w:szCs w:val="22"/>
          <w:lang w:val="en-US"/>
        </w:rPr>
        <w:t>the model</w:t>
      </w:r>
      <w:r w:rsidR="006202DC">
        <w:rPr>
          <w:sz w:val="22"/>
          <w:szCs w:val="22"/>
          <w:lang w:val="en-US"/>
        </w:rPr>
        <w:t>’</w:t>
      </w:r>
      <w:r w:rsidR="0007492A" w:rsidRPr="0007492A">
        <w:rPr>
          <w:sz w:val="22"/>
          <w:szCs w:val="22"/>
          <w:lang w:val="en-US"/>
        </w:rPr>
        <w:t>s own output layer assigns</w:t>
      </w:r>
      <w:r w:rsidR="00B853B6">
        <w:rPr>
          <w:sz w:val="22"/>
          <w:szCs w:val="22"/>
          <w:lang w:val="en-US"/>
        </w:rPr>
        <w:t>.</w:t>
      </w:r>
    </w:p>
    <w:p w14:paraId="46FEE0AD" w14:textId="77777777" w:rsidR="00CB50E2" w:rsidRDefault="00CB50E2" w:rsidP="00CB50E2">
      <w:pPr>
        <w:pStyle w:val="font-claude-response-body"/>
        <w:jc w:val="center"/>
        <w:rPr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44892F50" wp14:editId="77D44B18">
            <wp:extent cx="1699328" cy="4165228"/>
            <wp:effectExtent l="0" t="0" r="0" b="6985"/>
            <wp:docPr id="17548863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920" cy="423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215B0" w14:textId="5DC28929" w:rsidR="00CB50E2" w:rsidRDefault="00CB50E2" w:rsidP="00E160DB">
      <w:pPr>
        <w:pStyle w:val="font-claude-response-body"/>
        <w:jc w:val="both"/>
        <w:rPr>
          <w:sz w:val="22"/>
          <w:szCs w:val="22"/>
          <w:lang w:val="en-US"/>
        </w:rPr>
      </w:pPr>
      <w:r w:rsidRPr="00431D57">
        <w:rPr>
          <w:b/>
          <w:bCs/>
          <w:sz w:val="22"/>
          <w:szCs w:val="22"/>
          <w:lang w:val="en-US"/>
        </w:rPr>
        <w:lastRenderedPageBreak/>
        <w:t xml:space="preserve">Figure </w:t>
      </w:r>
      <w:r>
        <w:rPr>
          <w:b/>
          <w:bCs/>
          <w:sz w:val="22"/>
          <w:szCs w:val="22"/>
          <w:lang w:val="en-US"/>
        </w:rPr>
        <w:t>3</w:t>
      </w:r>
      <w:r w:rsidR="00B853B6">
        <w:rPr>
          <w:b/>
          <w:bCs/>
          <w:sz w:val="22"/>
          <w:szCs w:val="22"/>
          <w:lang w:val="en-US"/>
        </w:rPr>
        <w:t>.</w:t>
      </w:r>
      <w:r w:rsidRPr="00431D57">
        <w:rPr>
          <w:sz w:val="22"/>
          <w:szCs w:val="22"/>
          <w:lang w:val="en-US"/>
        </w:rPr>
        <w:t xml:space="preserve"> </w:t>
      </w:r>
      <w:del w:id="0" w:author="Sreekumar, Vaishnavi (Stud SRH-University)" w:date="2026-07-13T10:51:00Z" w16du:dateUtc="2026-07-13T08:51:00Z">
        <w:r w:rsidRPr="00CB50E2" w:rsidDel="00D76ED0">
          <w:rPr>
            <w:sz w:val="22"/>
            <w:szCs w:val="22"/>
            <w:lang w:val="en-US"/>
          </w:rPr>
          <w:delText>Top</w:delText>
        </w:r>
        <w:r w:rsidDel="00D76ED0">
          <w:rPr>
            <w:sz w:val="22"/>
            <w:szCs w:val="22"/>
            <w:lang w:val="en-US"/>
          </w:rPr>
          <w:delText>-</w:delText>
        </w:r>
        <w:r w:rsidRPr="00CB50E2" w:rsidDel="00D76ED0">
          <w:rPr>
            <w:sz w:val="22"/>
            <w:szCs w:val="22"/>
            <w:lang w:val="en-US"/>
          </w:rPr>
          <w:delText>1</w:delText>
        </w:r>
      </w:del>
      <w:ins w:id="1" w:author="Sreekumar, Vaishnavi (Stud SRH-University)" w:date="2026-07-13T10:51:00Z" w16du:dateUtc="2026-07-13T08:51:00Z">
        <w:r w:rsidR="00D76ED0" w:rsidRPr="00CB50E2">
          <w:rPr>
            <w:sz w:val="22"/>
            <w:szCs w:val="22"/>
            <w:lang w:val="en-US"/>
          </w:rPr>
          <w:t>Top</w:t>
        </w:r>
        <w:r w:rsidR="00D76ED0">
          <w:rPr>
            <w:sz w:val="22"/>
            <w:szCs w:val="22"/>
            <w:lang w:val="en-US"/>
          </w:rPr>
          <w:t xml:space="preserve"> 1</w:t>
        </w:r>
      </w:ins>
      <w:r w:rsidRPr="00CB50E2">
        <w:rPr>
          <w:sz w:val="22"/>
          <w:szCs w:val="22"/>
          <w:lang w:val="en-US"/>
        </w:rPr>
        <w:t xml:space="preserve"> predicted token at each of the model</w:t>
      </w:r>
      <w:r w:rsidR="006202DC">
        <w:rPr>
          <w:sz w:val="22"/>
          <w:szCs w:val="22"/>
          <w:lang w:val="en-US"/>
        </w:rPr>
        <w:t>’</w:t>
      </w:r>
      <w:r w:rsidRPr="00CB50E2">
        <w:rPr>
          <w:sz w:val="22"/>
          <w:szCs w:val="22"/>
          <w:lang w:val="en-US"/>
        </w:rPr>
        <w:t>s 32 layers for the position generating the bracket fee, where the eventual (incorrect) output is $100</w:t>
      </w:r>
      <w:r w:rsidR="00B853B6">
        <w:rPr>
          <w:sz w:val="22"/>
          <w:szCs w:val="22"/>
          <w:lang w:val="en-US"/>
        </w:rPr>
        <w:t>.</w:t>
      </w:r>
    </w:p>
    <w:p w14:paraId="4F40EEB7" w14:textId="630595BF" w:rsidR="001D2AF7" w:rsidRDefault="0007492A" w:rsidP="00E160DB">
      <w:pPr>
        <w:pStyle w:val="font-claude-response-body"/>
        <w:jc w:val="both"/>
        <w:rPr>
          <w:sz w:val="22"/>
          <w:szCs w:val="22"/>
          <w:lang w:val="en-IN"/>
        </w:rPr>
      </w:pPr>
      <w:r>
        <w:rPr>
          <w:sz w:val="22"/>
          <w:szCs w:val="22"/>
          <w:lang w:val="en-US"/>
        </w:rPr>
        <w:t xml:space="preserve">       </w:t>
      </w:r>
      <w:r w:rsidR="001D2AF7" w:rsidRPr="00000ABE">
        <w:rPr>
          <w:sz w:val="22"/>
          <w:szCs w:val="22"/>
          <w:lang w:val="en-IN"/>
        </w:rPr>
        <w:t>At a position where the model produces a misapplied bracket value, the fee assigned to a bag weighing fifty-three pounds, a value the policy</w:t>
      </w:r>
      <w:r w:rsidR="006202DC">
        <w:rPr>
          <w:sz w:val="22"/>
          <w:szCs w:val="22"/>
          <w:lang w:val="en-IN"/>
        </w:rPr>
        <w:t>’</w:t>
      </w:r>
      <w:r w:rsidR="001D2AF7" w:rsidRPr="00000ABE">
        <w:rPr>
          <w:sz w:val="22"/>
          <w:szCs w:val="22"/>
          <w:lang w:val="en-IN"/>
        </w:rPr>
        <w:t>s own bracket structure assigns to thirty dollars but the model instead reports as one hundred dollars, the trajectory looks different in every respect</w:t>
      </w:r>
      <w:r w:rsidR="00B853B6">
        <w:rPr>
          <w:sz w:val="22"/>
          <w:szCs w:val="22"/>
          <w:lang w:val="en-IN"/>
        </w:rPr>
        <w:t>.</w:t>
      </w:r>
      <w:r w:rsidR="001D2AF7" w:rsidRPr="00000ABE">
        <w:rPr>
          <w:sz w:val="22"/>
          <w:szCs w:val="22"/>
          <w:lang w:val="en-IN"/>
        </w:rPr>
        <w:t xml:space="preserve"> No coherent signal appears for the same first twenty-two layers</w:t>
      </w:r>
      <w:r w:rsidR="00B853B6">
        <w:rPr>
          <w:sz w:val="22"/>
          <w:szCs w:val="22"/>
          <w:lang w:val="en-IN"/>
        </w:rPr>
        <w:t>.</w:t>
      </w:r>
      <w:r w:rsidR="001D2AF7" w:rsidRPr="00000ABE">
        <w:rPr>
          <w:sz w:val="22"/>
          <w:szCs w:val="22"/>
          <w:lang w:val="en-IN"/>
        </w:rPr>
        <w:t xml:space="preserve"> The value the model will eventually output appears for the first time at layer twenty-two, weakly, at a probability of 0</w:t>
      </w:r>
      <w:r w:rsidR="00B853B6">
        <w:rPr>
          <w:sz w:val="22"/>
          <w:szCs w:val="22"/>
          <w:lang w:val="en-IN"/>
        </w:rPr>
        <w:t>.</w:t>
      </w:r>
      <w:r w:rsidR="001D2AF7" w:rsidRPr="00000ABE">
        <w:rPr>
          <w:sz w:val="22"/>
          <w:szCs w:val="22"/>
          <w:lang w:val="en-IN"/>
        </w:rPr>
        <w:t>033 and only becomes dominant by layer twenty-five, at 0</w:t>
      </w:r>
      <w:r w:rsidR="00B853B6">
        <w:rPr>
          <w:sz w:val="22"/>
          <w:szCs w:val="22"/>
          <w:lang w:val="en-IN"/>
        </w:rPr>
        <w:t>.</w:t>
      </w:r>
      <w:r w:rsidR="001D2AF7" w:rsidRPr="00000ABE">
        <w:rPr>
          <w:sz w:val="22"/>
          <w:szCs w:val="22"/>
          <w:lang w:val="en-IN"/>
        </w:rPr>
        <w:t>952</w:t>
      </w:r>
      <w:r w:rsidR="00B853B6">
        <w:rPr>
          <w:sz w:val="22"/>
          <w:szCs w:val="22"/>
          <w:lang w:val="en-IN"/>
        </w:rPr>
        <w:t>.</w:t>
      </w:r>
      <w:r w:rsidR="001D2AF7" w:rsidRPr="00000ABE">
        <w:rPr>
          <w:sz w:val="22"/>
          <w:szCs w:val="22"/>
          <w:lang w:val="en-IN"/>
        </w:rPr>
        <w:t xml:space="preserve"> Even past this point the correct value, thirty dollars, remains a live alternative through the final layers, rising to 0</w:t>
      </w:r>
      <w:r w:rsidR="00B853B6">
        <w:rPr>
          <w:sz w:val="22"/>
          <w:szCs w:val="22"/>
          <w:lang w:val="en-IN"/>
        </w:rPr>
        <w:t>.</w:t>
      </w:r>
      <w:r w:rsidR="001D2AF7" w:rsidRPr="00000ABE">
        <w:rPr>
          <w:sz w:val="22"/>
          <w:szCs w:val="22"/>
          <w:lang w:val="en-IN"/>
        </w:rPr>
        <w:t>321 at layer thirty before the network settles again on the incorrect value at the output layer</w:t>
      </w:r>
      <w:r w:rsidR="00B853B6">
        <w:rPr>
          <w:sz w:val="22"/>
          <w:szCs w:val="22"/>
          <w:lang w:val="en-IN"/>
        </w:rPr>
        <w:t>.</w:t>
      </w:r>
    </w:p>
    <w:p w14:paraId="5E6ED54E" w14:textId="0EAE8A78" w:rsidR="00CB50E2" w:rsidRPr="00CB50E2" w:rsidRDefault="00CB50E2" w:rsidP="00CB50E2">
      <w:pPr>
        <w:pStyle w:val="font-claude-response-body"/>
        <w:rPr>
          <w:sz w:val="22"/>
          <w:szCs w:val="22"/>
          <w:lang w:val="en-IN"/>
        </w:rPr>
      </w:pPr>
      <w:r>
        <w:rPr>
          <w:noProof/>
          <w:sz w:val="22"/>
          <w:szCs w:val="22"/>
          <w:lang w:val="en-US"/>
        </w:rPr>
        <w:drawing>
          <wp:inline distT="0" distB="0" distL="0" distR="0" wp14:anchorId="08FF8554" wp14:editId="771524BC">
            <wp:extent cx="2872673" cy="1819357"/>
            <wp:effectExtent l="0" t="0" r="4445" b="0"/>
            <wp:docPr id="4385958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95855" name="Picture 4385958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694" cy="18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0E2">
        <w:rPr>
          <w:noProof/>
          <w:sz w:val="22"/>
          <w:szCs w:val="22"/>
          <w:lang w:val="en-US"/>
        </w:rPr>
        <w:t xml:space="preserve"> </w:t>
      </w:r>
      <w:r>
        <w:rPr>
          <w:noProof/>
          <w:sz w:val="22"/>
          <w:szCs w:val="22"/>
          <w:lang w:val="en-US"/>
        </w:rPr>
        <w:drawing>
          <wp:inline distT="0" distB="0" distL="0" distR="0" wp14:anchorId="218F1278" wp14:editId="0F4F7A57">
            <wp:extent cx="3071319" cy="1788340"/>
            <wp:effectExtent l="0" t="0" r="0" b="2540"/>
            <wp:docPr id="14742852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5290" name="Picture 147428529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743" cy="1813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A0181" w14:textId="5FD57B2F" w:rsidR="00CB50E2" w:rsidRDefault="00CB50E2" w:rsidP="00CB50E2">
      <w:pPr>
        <w:pStyle w:val="font-claude-response-body"/>
        <w:jc w:val="both"/>
        <w:rPr>
          <w:sz w:val="22"/>
          <w:szCs w:val="22"/>
          <w:lang w:val="en-US"/>
        </w:rPr>
      </w:pPr>
      <w:r w:rsidRPr="00C20982">
        <w:rPr>
          <w:b/>
          <w:bCs/>
          <w:sz w:val="22"/>
          <w:szCs w:val="22"/>
          <w:lang w:val="en-US"/>
        </w:rPr>
        <w:t xml:space="preserve">Figure </w:t>
      </w:r>
      <w:r>
        <w:rPr>
          <w:b/>
          <w:bCs/>
          <w:sz w:val="22"/>
          <w:szCs w:val="22"/>
          <w:lang w:val="en-US"/>
        </w:rPr>
        <w:t>4</w:t>
      </w:r>
      <w:r w:rsidR="00B853B6">
        <w:rPr>
          <w:b/>
          <w:bCs/>
          <w:sz w:val="22"/>
          <w:szCs w:val="22"/>
          <w:lang w:val="en-US"/>
        </w:rPr>
        <w:t>.</w:t>
      </w:r>
      <w:r w:rsidRPr="006173F1">
        <w:rPr>
          <w:sz w:val="22"/>
          <w:szCs w:val="22"/>
          <w:lang w:val="en-US"/>
        </w:rPr>
        <w:t xml:space="preserve"> </w:t>
      </w:r>
      <w:r w:rsidRPr="00CB50E2">
        <w:rPr>
          <w:sz w:val="22"/>
          <w:szCs w:val="22"/>
          <w:lang w:val="en-US"/>
        </w:rPr>
        <w:t>Left</w:t>
      </w:r>
      <w:r w:rsidR="00B853B6">
        <w:rPr>
          <w:sz w:val="22"/>
          <w:szCs w:val="22"/>
          <w:lang w:val="en-US"/>
        </w:rPr>
        <w:t>:</w:t>
      </w:r>
      <w:r w:rsidRPr="00CB50E2">
        <w:rPr>
          <w:sz w:val="22"/>
          <w:szCs w:val="22"/>
          <w:lang w:val="en-US"/>
        </w:rPr>
        <w:t xml:space="preserve"> final-layer probability assigned to the chosen output token versus the correct alternative, at two positions in the same response</w:t>
      </w:r>
      <w:r w:rsidR="00B853B6">
        <w:rPr>
          <w:sz w:val="22"/>
          <w:szCs w:val="22"/>
          <w:lang w:val="en-US"/>
        </w:rPr>
        <w:t>.</w:t>
      </w:r>
      <w:r w:rsidRPr="00CB50E2">
        <w:rPr>
          <w:sz w:val="22"/>
          <w:szCs w:val="22"/>
          <w:lang w:val="en-US"/>
        </w:rPr>
        <w:t xml:space="preserve"> Right</w:t>
      </w:r>
      <w:r w:rsidR="00B853B6">
        <w:rPr>
          <w:sz w:val="22"/>
          <w:szCs w:val="22"/>
          <w:lang w:val="en-US"/>
        </w:rPr>
        <w:t>:</w:t>
      </w:r>
      <w:r w:rsidRPr="00CB50E2">
        <w:rPr>
          <w:sz w:val="22"/>
          <w:szCs w:val="22"/>
          <w:lang w:val="en-US"/>
        </w:rPr>
        <w:t xml:space="preserve"> probability assigned to the eventual output token across all 32 transformer layers, comparing a directly available value against two boundary-dependent value instances</w:t>
      </w:r>
      <w:r w:rsidR="00B853B6">
        <w:rPr>
          <w:sz w:val="22"/>
          <w:szCs w:val="22"/>
          <w:lang w:val="en-US"/>
        </w:rPr>
        <w:t>.</w:t>
      </w:r>
    </w:p>
    <w:p w14:paraId="44DA00A4" w14:textId="1D6BE374" w:rsidR="00CB50E2" w:rsidRDefault="001D2AF7" w:rsidP="00E160DB">
      <w:pPr>
        <w:pStyle w:val="font-claude-response-body"/>
        <w:jc w:val="both"/>
        <w:rPr>
          <w:sz w:val="22"/>
          <w:szCs w:val="22"/>
          <w:lang w:val="en-US"/>
        </w:rPr>
      </w:pPr>
      <w:r w:rsidRPr="00000ABE">
        <w:rPr>
          <w:sz w:val="22"/>
          <w:szCs w:val="22"/>
          <w:lang w:val="en-IN"/>
        </w:rPr>
        <w:t xml:space="preserve">       A second instance, the same misassignment applied to a different bag in the same response, weighing fifty-one pounds, fluctuates more and competes more directly</w:t>
      </w:r>
      <w:r w:rsidR="00B853B6">
        <w:rPr>
          <w:sz w:val="22"/>
          <w:szCs w:val="22"/>
          <w:lang w:val="en-IN"/>
        </w:rPr>
        <w:t>.</w:t>
      </w:r>
      <w:r w:rsidRPr="00000ABE">
        <w:rPr>
          <w:sz w:val="22"/>
          <w:szCs w:val="22"/>
          <w:lang w:val="en-IN"/>
        </w:rPr>
        <w:t xml:space="preserve"> The correct value, thirty dollars, becomes the dominant prediction twice before the network reaches its final output</w:t>
      </w:r>
      <w:r w:rsidR="00B853B6">
        <w:rPr>
          <w:sz w:val="22"/>
          <w:szCs w:val="22"/>
          <w:lang w:val="en-IN"/>
        </w:rPr>
        <w:t>:</w:t>
      </w:r>
      <w:r w:rsidRPr="00000ABE">
        <w:rPr>
          <w:sz w:val="22"/>
          <w:szCs w:val="22"/>
          <w:lang w:val="en-IN"/>
        </w:rPr>
        <w:t xml:space="preserve"> briefly at layer twenty-five, at 0</w:t>
      </w:r>
      <w:r w:rsidR="00B853B6">
        <w:rPr>
          <w:sz w:val="22"/>
          <w:szCs w:val="22"/>
          <w:lang w:val="en-IN"/>
        </w:rPr>
        <w:t>.</w:t>
      </w:r>
      <w:r w:rsidRPr="00000ABE">
        <w:rPr>
          <w:sz w:val="22"/>
          <w:szCs w:val="22"/>
          <w:lang w:val="en-IN"/>
        </w:rPr>
        <w:t>51, and more strongly at layer twenty-eight, at 0</w:t>
      </w:r>
      <w:r w:rsidR="00B853B6">
        <w:rPr>
          <w:sz w:val="22"/>
          <w:szCs w:val="22"/>
          <w:lang w:val="en-IN"/>
        </w:rPr>
        <w:t>.</w:t>
      </w:r>
      <w:r w:rsidRPr="00000ABE">
        <w:rPr>
          <w:sz w:val="22"/>
          <w:szCs w:val="22"/>
          <w:lang w:val="en-IN"/>
        </w:rPr>
        <w:t>894, a higher confidence than the model ever assigns the value it eventually produces</w:t>
      </w:r>
      <w:r w:rsidR="00B853B6">
        <w:rPr>
          <w:sz w:val="22"/>
          <w:szCs w:val="22"/>
          <w:lang w:val="en-IN"/>
        </w:rPr>
        <w:t>.</w:t>
      </w:r>
      <w:r w:rsidRPr="00000ABE">
        <w:rPr>
          <w:sz w:val="22"/>
          <w:szCs w:val="22"/>
          <w:lang w:val="en-IN"/>
        </w:rPr>
        <w:t xml:space="preserve"> Layers twenty-nine and thirty swing back toward the incorrect value, two hundred dollars, and </w:t>
      </w:r>
      <w:r w:rsidR="00CB50E2" w:rsidRPr="00CB50E2">
        <w:rPr>
          <w:sz w:val="22"/>
          <w:szCs w:val="22"/>
          <w:lang w:val="en-US"/>
        </w:rPr>
        <w:t>at the final layer the three live candidates, two hundred, one hundred, and thirty dollars, sit at 0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>384, 0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>299, and 0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>264</w:t>
      </w:r>
      <w:r w:rsidR="00E3647C">
        <w:rPr>
          <w:sz w:val="22"/>
          <w:szCs w:val="22"/>
          <w:lang w:val="en-US"/>
        </w:rPr>
        <w:t xml:space="preserve">, </w:t>
      </w:r>
      <w:r w:rsidR="00E3647C" w:rsidRPr="00E3647C">
        <w:rPr>
          <w:sz w:val="22"/>
          <w:szCs w:val="22"/>
          <w:lang w:val="en-US"/>
        </w:rPr>
        <w:t>a near three-way tie resolved only by whichever candidate is narrowly ahead when a token must finally be chosen, the same late, fluctuating pattern shown as the second instance in Figure 4</w:t>
      </w:r>
      <w:r w:rsidR="00B853B6">
        <w:rPr>
          <w:sz w:val="22"/>
          <w:szCs w:val="22"/>
          <w:lang w:val="en-US"/>
        </w:rPr>
        <w:t>.</w:t>
      </w:r>
      <w:r w:rsidR="00E3647C" w:rsidRPr="00E3647C">
        <w:rPr>
          <w:sz w:val="22"/>
          <w:szCs w:val="22"/>
          <w:lang w:val="en-US"/>
        </w:rPr>
        <w:t xml:space="preserve"> A boundary-dependent value emerges late, fluctuates, and continues to compete with a correct alternative long after a directly available value would have settled</w:t>
      </w:r>
      <w:r w:rsidR="00B853B6">
        <w:rPr>
          <w:sz w:val="22"/>
          <w:szCs w:val="22"/>
          <w:lang w:val="en-US"/>
        </w:rPr>
        <w:t>.</w:t>
      </w:r>
    </w:p>
    <w:p w14:paraId="6DB214BD" w14:textId="37E85AD4" w:rsidR="001D2AF7" w:rsidRPr="00000ABE" w:rsidRDefault="001D2AF7" w:rsidP="00E160DB">
      <w:pPr>
        <w:pStyle w:val="font-claude-response-body"/>
        <w:jc w:val="both"/>
        <w:rPr>
          <w:sz w:val="22"/>
          <w:szCs w:val="22"/>
          <w:lang w:val="en-IN"/>
        </w:rPr>
      </w:pPr>
      <w:r w:rsidRPr="00000ABE">
        <w:rPr>
          <w:sz w:val="22"/>
          <w:szCs w:val="22"/>
          <w:lang w:val="en-IN"/>
        </w:rPr>
        <w:t xml:space="preserve">       </w:t>
      </w:r>
      <w:r w:rsidR="00CB50E2" w:rsidRPr="00CB50E2">
        <w:rPr>
          <w:sz w:val="22"/>
          <w:szCs w:val="22"/>
          <w:lang w:val="en-US"/>
        </w:rPr>
        <w:t>Set against one another, these trajectories support a single claim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They are illustrative rather than a systematic sweep across all derivation boundaries in the dataset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Values requiring a rule-conditioned transformation, the values a derivation boundary depends on, are committed to later and less stably than directly available values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A directly available value is resolved early and is never seriously contested again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A boundary-dependent value resolves late, if it resolves at all in any stable sense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A correct alternative can remain genuinely live deep into the network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In one case, it remains stronger than the value the model finally outputs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This is the mechanistic counterpart to the behavioral asymmetry in Section 4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The values a derivation boundary requires are produced incorrectly more often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They are also settled on later in the computation, and less firmly, than values that crossed no such boundary</w:t>
      </w:r>
      <w:r w:rsidR="00B853B6">
        <w:rPr>
          <w:sz w:val="22"/>
          <w:szCs w:val="22"/>
          <w:lang w:val="en-IN"/>
        </w:rPr>
        <w:t>.</w:t>
      </w:r>
    </w:p>
    <w:p w14:paraId="5D064F05" w14:textId="7351CE71" w:rsidR="00CB50E2" w:rsidRDefault="001D2AF7" w:rsidP="00CB50E2">
      <w:pPr>
        <w:pStyle w:val="font-claude-response-body"/>
        <w:jc w:val="both"/>
        <w:rPr>
          <w:sz w:val="22"/>
          <w:szCs w:val="22"/>
          <w:lang w:val="en-US"/>
        </w:rPr>
      </w:pPr>
      <w:r w:rsidRPr="00000ABE">
        <w:rPr>
          <w:sz w:val="22"/>
          <w:szCs w:val="22"/>
          <w:lang w:val="en-IN"/>
        </w:rPr>
        <w:t xml:space="preserve">       </w:t>
      </w:r>
      <w:r w:rsidR="00CB50E2" w:rsidRPr="00CB50E2">
        <w:rPr>
          <w:sz w:val="22"/>
          <w:szCs w:val="22"/>
          <w:lang w:val="en-US"/>
        </w:rPr>
        <w:t>The pattern above connects directly to the failure documented at the level of output text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A derivation boundary delays resolution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The representation needed to produce a boundary-dependent value is not yet settled by the layer </w:t>
      </w:r>
      <w:del w:id="2" w:author="Sreekumar, Vaishnavi (Stud SRH-University)" w:date="2026-07-13T10:51:00Z" w16du:dateUtc="2026-07-13T08:51:00Z">
        <w:r w:rsidR="00CB50E2" w:rsidRPr="00CB50E2" w:rsidDel="00D76ED0">
          <w:rPr>
            <w:sz w:val="22"/>
            <w:szCs w:val="22"/>
            <w:lang w:val="en-US"/>
          </w:rPr>
          <w:delText>at</w:delText>
        </w:r>
      </w:del>
      <w:ins w:id="3" w:author="Sreekumar, Vaishnavi (Stud SRH-University)" w:date="2026-07-13T10:51:00Z" w16du:dateUtc="2026-07-13T08:51:00Z">
        <w:r w:rsidR="00D76ED0" w:rsidRPr="00CB50E2">
          <w:rPr>
            <w:sz w:val="22"/>
            <w:szCs w:val="22"/>
            <w:lang w:val="en-US"/>
          </w:rPr>
          <w:t>on</w:t>
        </w:r>
      </w:ins>
      <w:r w:rsidR="00CB50E2" w:rsidRPr="00CB50E2">
        <w:rPr>
          <w:sz w:val="22"/>
          <w:szCs w:val="22"/>
          <w:lang w:val="en-US"/>
        </w:rPr>
        <w:t xml:space="preserve"> which most values have already stabilized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This delay leaves room for competing candi</w:t>
      </w:r>
      <w:r w:rsidR="00CB50E2" w:rsidRPr="00CB50E2">
        <w:rPr>
          <w:sz w:val="22"/>
          <w:szCs w:val="22"/>
          <w:lang w:val="en-US"/>
        </w:rPr>
        <w:lastRenderedPageBreak/>
        <w:t>dates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Several plausible values remain live at once, where a directly available value would have left none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Resolution still arrives, but </w:t>
      </w:r>
      <w:proofErr w:type="gramStart"/>
      <w:r w:rsidR="00CB50E2" w:rsidRPr="00CB50E2">
        <w:rPr>
          <w:sz w:val="22"/>
          <w:szCs w:val="22"/>
          <w:lang w:val="en-US"/>
        </w:rPr>
        <w:t>late</w:t>
      </w:r>
      <w:proofErr w:type="gramEnd"/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The candidate it settles on is whichever was narrowly favored at that late stage, not necessarily the one a correct lookup would have produced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What reaches </w:t>
      </w:r>
      <w:del w:id="4" w:author="Sreekumar, Vaishnavi (Stud SRH-University)" w:date="2026-07-12T22:07:00Z" w16du:dateUtc="2026-07-12T20:07:00Z">
        <w:r w:rsidR="00CB50E2" w:rsidRPr="00CB50E2" w:rsidDel="00BC06F8">
          <w:rPr>
            <w:sz w:val="22"/>
            <w:szCs w:val="22"/>
            <w:lang w:val="en-US"/>
          </w:rPr>
          <w:delText>the output</w:delText>
        </w:r>
      </w:del>
      <w:ins w:id="5" w:author="Sreekumar, Vaishnavi (Stud SRH-University)" w:date="2026-07-12T22:07:00Z" w16du:dateUtc="2026-07-12T20:07:00Z">
        <w:r w:rsidR="00BC06F8" w:rsidRPr="00CB50E2">
          <w:rPr>
            <w:sz w:val="22"/>
            <w:szCs w:val="22"/>
            <w:lang w:val="en-US"/>
          </w:rPr>
          <w:t>output</w:t>
        </w:r>
      </w:ins>
      <w:r w:rsidR="00CB50E2" w:rsidRPr="00CB50E2">
        <w:rPr>
          <w:sz w:val="22"/>
          <w:szCs w:val="22"/>
          <w:lang w:val="en-US"/>
        </w:rPr>
        <w:t xml:space="preserve"> is a late commitment, dressed in the same confident register as an early one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This chain is what surfaces as the fabrication and misassignment documented in Section 4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A derivation boundary leads to delayed resolution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Delayed resolution leaves room for competing candidates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A late, narrow commitment among them is what the model finally outputs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Section 4 left one question unanswered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Why a derivation boundary</w:t>
      </w:r>
      <w:r w:rsidR="00371FA6">
        <w:rPr>
          <w:sz w:val="22"/>
          <w:szCs w:val="22"/>
          <w:lang w:val="en-US"/>
        </w:rPr>
        <w:t xml:space="preserve"> is</w:t>
      </w:r>
      <w:r w:rsidR="00CB50E2" w:rsidRPr="00CB50E2">
        <w:rPr>
          <w:sz w:val="22"/>
          <w:szCs w:val="22"/>
          <w:lang w:val="en-US"/>
        </w:rPr>
        <w:t xml:space="preserve"> </w:t>
      </w:r>
      <w:r w:rsidR="00371FA6" w:rsidRPr="00CB50E2">
        <w:rPr>
          <w:sz w:val="22"/>
          <w:szCs w:val="22"/>
          <w:lang w:val="en-US"/>
        </w:rPr>
        <w:t>specifically</w:t>
      </w:r>
      <w:r w:rsidR="00371FA6">
        <w:rPr>
          <w:sz w:val="22"/>
          <w:szCs w:val="22"/>
          <w:lang w:val="en-US"/>
        </w:rPr>
        <w:t xml:space="preserve"> </w:t>
      </w:r>
      <w:r w:rsidR="00CB50E2" w:rsidRPr="00CB50E2">
        <w:rPr>
          <w:sz w:val="22"/>
          <w:szCs w:val="22"/>
          <w:lang w:val="en-US"/>
        </w:rPr>
        <w:t>where this happens</w:t>
      </w:r>
      <w:r w:rsidR="00B853B6">
        <w:rPr>
          <w:sz w:val="22"/>
          <w:szCs w:val="22"/>
          <w:lang w:val="en-US"/>
        </w:rPr>
        <w:t>.</w:t>
      </w:r>
      <w:r w:rsidR="00CB50E2" w:rsidRPr="00CB50E2">
        <w:rPr>
          <w:sz w:val="22"/>
          <w:szCs w:val="22"/>
          <w:lang w:val="en-US"/>
        </w:rPr>
        <w:t xml:space="preserve"> That question is answered by what occurs inside the model, in the layers before an output is ever produced</w:t>
      </w:r>
      <w:r w:rsidR="00B853B6">
        <w:rPr>
          <w:sz w:val="22"/>
          <w:szCs w:val="22"/>
          <w:lang w:val="en-US"/>
        </w:rPr>
        <w:t>.</w:t>
      </w:r>
    </w:p>
    <w:p w14:paraId="03AE89D2" w14:textId="78D519D5" w:rsidR="00951D78" w:rsidRPr="00CB50E2" w:rsidRDefault="00951D78" w:rsidP="00CB50E2">
      <w:pPr>
        <w:pStyle w:val="font-claude-response-body"/>
        <w:jc w:val="both"/>
        <w:rPr>
          <w:b/>
          <w:bCs/>
          <w:sz w:val="22"/>
          <w:szCs w:val="22"/>
          <w:lang w:val="en-IN"/>
        </w:rPr>
      </w:pPr>
      <w:r w:rsidRPr="00CB50E2">
        <w:rPr>
          <w:b/>
          <w:bCs/>
          <w:sz w:val="22"/>
          <w:szCs w:val="22"/>
          <w:lang w:val="en-IN"/>
        </w:rPr>
        <w:t>6</w:t>
      </w:r>
      <w:r w:rsidR="00B853B6">
        <w:rPr>
          <w:b/>
          <w:bCs/>
          <w:sz w:val="22"/>
          <w:szCs w:val="22"/>
          <w:lang w:val="en-IN"/>
        </w:rPr>
        <w:t>.</w:t>
      </w:r>
      <w:r w:rsidRPr="00CB50E2">
        <w:rPr>
          <w:b/>
          <w:bCs/>
          <w:sz w:val="22"/>
          <w:szCs w:val="22"/>
          <w:lang w:val="en-IN"/>
        </w:rPr>
        <w:t xml:space="preserve"> Discussion</w:t>
      </w:r>
    </w:p>
    <w:p w14:paraId="3BD307F2" w14:textId="1BC95094" w:rsidR="00605C60" w:rsidRPr="00D4501B" w:rsidRDefault="00951D78" w:rsidP="00D4501B">
      <w:pPr>
        <w:pStyle w:val="font-claude-response-body"/>
        <w:jc w:val="both"/>
        <w:rPr>
          <w:sz w:val="22"/>
          <w:szCs w:val="22"/>
          <w:lang w:val="en-DE"/>
        </w:rPr>
      </w:pPr>
      <w:r w:rsidRPr="00000ABE">
        <w:rPr>
          <w:lang w:val="en-IN"/>
        </w:rPr>
        <w:t xml:space="preserve">       </w:t>
      </w:r>
      <w:r w:rsidRPr="00D4501B">
        <w:rPr>
          <w:sz w:val="22"/>
          <w:szCs w:val="22"/>
          <w:lang w:val="en-DE"/>
        </w:rPr>
        <w:t xml:space="preserve">Section </w:t>
      </w:r>
      <w:r w:rsidR="00371FA6" w:rsidRPr="00D4501B">
        <w:rPr>
          <w:sz w:val="22"/>
          <w:szCs w:val="22"/>
          <w:lang w:val="en-DE"/>
        </w:rPr>
        <w:t>4</w:t>
      </w:r>
      <w:r w:rsidRPr="00D4501B">
        <w:rPr>
          <w:sz w:val="22"/>
          <w:szCs w:val="22"/>
          <w:lang w:val="en-DE"/>
        </w:rPr>
        <w:t xml:space="preserve"> answered where faithfulness failures occur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</w:t>
      </w:r>
      <w:r w:rsidR="00605C60" w:rsidRPr="00D4501B">
        <w:rPr>
          <w:sz w:val="22"/>
          <w:szCs w:val="22"/>
          <w:lang w:val="en-DE"/>
        </w:rPr>
        <w:t>Section 5 examined what happens inside the network at those points</w:t>
      </w:r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What follows considers what this means</w:t>
      </w:r>
      <w:r w:rsidR="00B853B6" w:rsidRPr="00D4501B">
        <w:rPr>
          <w:sz w:val="22"/>
          <w:szCs w:val="22"/>
          <w:lang w:val="en-DE"/>
        </w:rPr>
        <w:t>.</w:t>
      </w:r>
    </w:p>
    <w:p w14:paraId="7AE79369" w14:textId="79031974" w:rsidR="00496FDE" w:rsidRPr="00D4501B" w:rsidRDefault="00496FDE" w:rsidP="00D4501B">
      <w:pPr>
        <w:pStyle w:val="font-claude-response-body"/>
        <w:jc w:val="both"/>
        <w:rPr>
          <w:sz w:val="22"/>
          <w:szCs w:val="22"/>
          <w:lang w:val="en-DE"/>
        </w:rPr>
      </w:pPr>
      <w:r w:rsidRPr="00D4501B">
        <w:rPr>
          <w:sz w:val="22"/>
          <w:szCs w:val="22"/>
          <w:lang w:val="en-DE"/>
        </w:rPr>
        <w:t xml:space="preserve">       </w:t>
      </w:r>
      <w:proofErr w:type="gramStart"/>
      <w:r w:rsidRPr="00D4501B">
        <w:rPr>
          <w:sz w:val="22"/>
          <w:szCs w:val="22"/>
          <w:lang w:val="en-DE"/>
        </w:rPr>
        <w:t>Several</w:t>
      </w:r>
      <w:proofErr w:type="gramEnd"/>
      <w:r w:rsidRPr="00D4501B">
        <w:rPr>
          <w:sz w:val="22"/>
          <w:szCs w:val="22"/>
          <w:lang w:val="en-DE"/>
        </w:rPr>
        <w:t xml:space="preserve"> recent papers address related aspects of LLM unfaithfulness and error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Biran et al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(2024) show that large language models resolve two-hop factual queries by first resolving a bridge entity in early layers and then using it to resolve the second hop in later layers and introduce back-patching to recover cases where this pathway fails [12]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Shen et al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(2026) introduce a benchmark for evaluating chain-of-thought unfaithfulness at the level of individual instances, </w:t>
      </w:r>
      <w:proofErr w:type="gramStart"/>
      <w:r w:rsidRPr="00D4501B">
        <w:rPr>
          <w:sz w:val="22"/>
          <w:szCs w:val="22"/>
          <w:lang w:val="en-DE"/>
        </w:rPr>
        <w:t>testing</w:t>
      </w:r>
      <w:proofErr w:type="gramEnd"/>
      <w:r w:rsidRPr="00D4501B">
        <w:rPr>
          <w:sz w:val="22"/>
          <w:szCs w:val="22"/>
          <w:lang w:val="en-DE"/>
        </w:rPr>
        <w:t xml:space="preserve"> eleven detection methods across </w:t>
      </w:r>
      <w:proofErr w:type="gramStart"/>
      <w:r w:rsidRPr="00D4501B">
        <w:rPr>
          <w:sz w:val="22"/>
          <w:szCs w:val="22"/>
          <w:lang w:val="en-DE"/>
        </w:rPr>
        <w:t>several</w:t>
      </w:r>
      <w:proofErr w:type="gramEnd"/>
      <w:r w:rsidRPr="00D4501B">
        <w:rPr>
          <w:sz w:val="22"/>
          <w:szCs w:val="22"/>
          <w:lang w:val="en-DE"/>
        </w:rPr>
        <w:t xml:space="preserve"> models [13]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Zhu et al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(2026) find that reasoning errors concentrate at </w:t>
      </w:r>
      <w:proofErr w:type="gramStart"/>
      <w:r w:rsidRPr="00D4501B">
        <w:rPr>
          <w:sz w:val="22"/>
          <w:szCs w:val="22"/>
          <w:lang w:val="en-DE"/>
        </w:rPr>
        <w:t>a small number of</w:t>
      </w:r>
      <w:proofErr w:type="gramEnd"/>
      <w:r w:rsidRPr="00D4501B">
        <w:rPr>
          <w:sz w:val="22"/>
          <w:szCs w:val="22"/>
          <w:lang w:val="en-DE"/>
        </w:rPr>
        <w:t xml:space="preserve"> transition points marked by spikes in token-level entropy and introduce an inference-time method that intervenes at these points [14]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Yang et al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(2026) address the trade-off between faithfulness to retrieved knowledge and expressiveness of generated text, proposing a decoding method that balances the two [15]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Liu et al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(202</w:t>
      </w:r>
      <w:r w:rsidR="0012005A" w:rsidRPr="00D4501B">
        <w:rPr>
          <w:sz w:val="22"/>
          <w:szCs w:val="22"/>
          <w:lang w:val="en-DE"/>
        </w:rPr>
        <w:t>6</w:t>
      </w:r>
      <w:r w:rsidRPr="00D4501B">
        <w:rPr>
          <w:sz w:val="22"/>
          <w:szCs w:val="22"/>
          <w:lang w:val="en-DE"/>
        </w:rPr>
        <w:t>) study hallucination in LLM-generated code, building a taxonomy of hallucination types specific to programming tasks [16]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</w:t>
      </w:r>
    </w:p>
    <w:p w14:paraId="30F32A76" w14:textId="7DCCE44F" w:rsidR="00496FDE" w:rsidRPr="00D4501B" w:rsidRDefault="00496FDE" w:rsidP="00D4501B">
      <w:pPr>
        <w:pStyle w:val="font-claude-response-body"/>
        <w:jc w:val="both"/>
        <w:rPr>
          <w:sz w:val="22"/>
          <w:szCs w:val="22"/>
          <w:lang w:val="en-DE"/>
        </w:rPr>
      </w:pPr>
      <w:r w:rsidRPr="00D4501B">
        <w:rPr>
          <w:sz w:val="22"/>
          <w:szCs w:val="22"/>
          <w:lang w:val="en-DE"/>
        </w:rPr>
        <w:t xml:space="preserve">       Whether the kind of operation a reasoning step requires, restatement versus a rule-conditioned lookup, predicts where faithfulness failures concentrate has not </w:t>
      </w:r>
      <w:proofErr w:type="gramStart"/>
      <w:r w:rsidRPr="00D4501B">
        <w:rPr>
          <w:sz w:val="22"/>
          <w:szCs w:val="22"/>
          <w:lang w:val="en-DE"/>
        </w:rPr>
        <w:t>been examined</w:t>
      </w:r>
      <w:proofErr w:type="gramEnd"/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</w:t>
      </w:r>
      <w:proofErr w:type="gramStart"/>
      <w:r w:rsidRPr="00D4501B">
        <w:rPr>
          <w:sz w:val="22"/>
          <w:szCs w:val="22"/>
          <w:lang w:val="en-DE"/>
        </w:rPr>
        <w:t>Tested</w:t>
      </w:r>
      <w:proofErr w:type="gramEnd"/>
      <w:r w:rsidRPr="00D4501B">
        <w:rPr>
          <w:sz w:val="22"/>
          <w:szCs w:val="22"/>
          <w:lang w:val="en-DE"/>
        </w:rPr>
        <w:t xml:space="preserve"> in isolation from any surrounding context, a rule-conditioned lookup was correct in fifty-eight percent of cases, against ninety-seven percent for steps requiring only restatement or direct computation</w:t>
      </w:r>
      <w:r w:rsidR="00B853B6" w:rsidRPr="00D4501B">
        <w:rPr>
          <w:sz w:val="22"/>
          <w:szCs w:val="22"/>
          <w:lang w:val="en-DE"/>
        </w:rPr>
        <w:t>.</w:t>
      </w:r>
    </w:p>
    <w:p w14:paraId="6BE2884C" w14:textId="5367DC6D" w:rsidR="00936AC2" w:rsidRPr="00D4501B" w:rsidRDefault="00951D78" w:rsidP="00D4501B">
      <w:pPr>
        <w:pStyle w:val="font-claude-response-body"/>
        <w:jc w:val="both"/>
        <w:rPr>
          <w:sz w:val="22"/>
          <w:szCs w:val="22"/>
          <w:lang w:val="en-DE"/>
        </w:rPr>
      </w:pPr>
      <w:r w:rsidRPr="00D4501B">
        <w:rPr>
          <w:sz w:val="22"/>
          <w:szCs w:val="22"/>
          <w:lang w:val="en-DE"/>
        </w:rPr>
        <w:t xml:space="preserve">       A model can appear highly faithful and highly competent at the same time, and the </w:t>
      </w:r>
      <w:r w:rsidR="00496FDE" w:rsidRPr="00D4501B">
        <w:rPr>
          <w:sz w:val="22"/>
          <w:szCs w:val="22"/>
          <w:lang w:val="en-DE"/>
        </w:rPr>
        <w:t>account</w:t>
      </w:r>
      <w:r w:rsidRPr="00D4501B">
        <w:rPr>
          <w:sz w:val="22"/>
          <w:szCs w:val="22"/>
          <w:lang w:val="en-DE"/>
        </w:rPr>
        <w:t xml:space="preserve"> above explains why this is not a contradiction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</w:t>
      </w:r>
      <w:proofErr w:type="gramStart"/>
      <w:r w:rsidRPr="00D4501B">
        <w:rPr>
          <w:sz w:val="22"/>
          <w:szCs w:val="22"/>
          <w:lang w:val="en-DE"/>
        </w:rPr>
        <w:t>Most of</w:t>
      </w:r>
      <w:proofErr w:type="gramEnd"/>
      <w:r w:rsidRPr="00D4501B">
        <w:rPr>
          <w:sz w:val="22"/>
          <w:szCs w:val="22"/>
          <w:lang w:val="en-DE"/>
        </w:rPr>
        <w:t xml:space="preserve"> what a model </w:t>
      </w:r>
      <w:proofErr w:type="gramStart"/>
      <w:r w:rsidRPr="00D4501B">
        <w:rPr>
          <w:sz w:val="22"/>
          <w:szCs w:val="22"/>
          <w:lang w:val="en-DE"/>
        </w:rPr>
        <w:t>is asked</w:t>
      </w:r>
      <w:proofErr w:type="gramEnd"/>
      <w:r w:rsidRPr="00D4501B">
        <w:rPr>
          <w:sz w:val="22"/>
          <w:szCs w:val="22"/>
          <w:lang w:val="en-DE"/>
        </w:rPr>
        <w:t xml:space="preserve"> to do, in a typical reasoning chain, consists of steps </w:t>
      </w:r>
      <w:proofErr w:type="gramStart"/>
      <w:r w:rsidR="00073157" w:rsidRPr="00D4501B">
        <w:rPr>
          <w:sz w:val="22"/>
          <w:szCs w:val="22"/>
          <w:lang w:val="en-DE"/>
        </w:rPr>
        <w:t>w</w:t>
      </w:r>
      <w:r w:rsidR="00605C60" w:rsidRPr="00D4501B">
        <w:rPr>
          <w:sz w:val="22"/>
          <w:szCs w:val="22"/>
          <w:lang w:val="en-DE"/>
        </w:rPr>
        <w:t>h</w:t>
      </w:r>
      <w:r w:rsidR="00073157" w:rsidRPr="00D4501B">
        <w:rPr>
          <w:sz w:val="22"/>
          <w:szCs w:val="22"/>
          <w:lang w:val="en-DE"/>
        </w:rPr>
        <w:t>ere</w:t>
      </w:r>
      <w:proofErr w:type="gramEnd"/>
      <w:r w:rsidRPr="00D4501B">
        <w:rPr>
          <w:sz w:val="22"/>
          <w:szCs w:val="22"/>
          <w:lang w:val="en-DE"/>
        </w:rPr>
        <w:t xml:space="preserve"> producing fluent text and producing a correct value are the same act</w:t>
      </w:r>
      <w:r w:rsidR="00B853B6" w:rsidRPr="00D4501B">
        <w:rPr>
          <w:sz w:val="22"/>
          <w:szCs w:val="22"/>
          <w:lang w:val="en-DE"/>
        </w:rPr>
        <w:t>:</w:t>
      </w:r>
      <w:r w:rsidRPr="00D4501B">
        <w:rPr>
          <w:sz w:val="22"/>
          <w:szCs w:val="22"/>
          <w:lang w:val="en-DE"/>
        </w:rPr>
        <w:t xml:space="preserve"> a restatement, a sum, a comparison against something already given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A model</w:t>
      </w:r>
      <w:r w:rsidR="006202DC">
        <w:rPr>
          <w:sz w:val="22"/>
          <w:szCs w:val="22"/>
          <w:lang w:val="en-DE"/>
        </w:rPr>
        <w:t>’</w:t>
      </w:r>
      <w:r w:rsidRPr="00D4501B">
        <w:rPr>
          <w:sz w:val="22"/>
          <w:szCs w:val="22"/>
          <w:lang w:val="en-DE"/>
        </w:rPr>
        <w:t>s apparent reliability on these steps says nothing about its reliability at the comparatively rare steps where this coincidence breaks down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</w:t>
      </w:r>
      <w:r w:rsidR="00936AC2" w:rsidRPr="00D4501B">
        <w:rPr>
          <w:sz w:val="22"/>
          <w:szCs w:val="22"/>
          <w:lang w:val="en-DE"/>
        </w:rPr>
        <w:t>Chain-of-thought reasoning, in which a model produces step-by-step intermediate text before its final answer [8], is not unfaithful everywhere, varying substantially across tasks in how strongly a model</w:t>
      </w:r>
      <w:r w:rsidR="006202DC">
        <w:rPr>
          <w:sz w:val="22"/>
          <w:szCs w:val="22"/>
          <w:lang w:val="en-DE"/>
        </w:rPr>
        <w:t>’</w:t>
      </w:r>
      <w:r w:rsidR="00936AC2" w:rsidRPr="00D4501B">
        <w:rPr>
          <w:sz w:val="22"/>
          <w:szCs w:val="22"/>
          <w:lang w:val="en-DE"/>
        </w:rPr>
        <w:t xml:space="preserve">s stated reasoning actually drives its answer [2], and treating it as a single property, faithful or not, </w:t>
      </w:r>
      <w:r w:rsidR="00496FDE" w:rsidRPr="00D4501B">
        <w:rPr>
          <w:sz w:val="22"/>
          <w:szCs w:val="22"/>
          <w:lang w:val="en-DE"/>
        </w:rPr>
        <w:t>obscures the more useful fact that unfaithfulness clusters at derivation boundaries specifically, points fixed by a task</w:t>
      </w:r>
      <w:r w:rsidR="006202DC">
        <w:rPr>
          <w:sz w:val="22"/>
          <w:szCs w:val="22"/>
          <w:lang w:val="en-DE"/>
        </w:rPr>
        <w:t>’</w:t>
      </w:r>
      <w:r w:rsidR="00496FDE" w:rsidRPr="00D4501B">
        <w:rPr>
          <w:sz w:val="22"/>
          <w:szCs w:val="22"/>
          <w:lang w:val="en-DE"/>
        </w:rPr>
        <w:t>s structure rather than found by inspecting a generated trace</w:t>
      </w:r>
      <w:r w:rsidR="00B853B6" w:rsidRPr="00D4501B">
        <w:rPr>
          <w:sz w:val="22"/>
          <w:szCs w:val="22"/>
          <w:lang w:val="en-DE"/>
        </w:rPr>
        <w:t>.</w:t>
      </w:r>
    </w:p>
    <w:p w14:paraId="05A81540" w14:textId="500C826E" w:rsidR="00951D78" w:rsidRPr="00D4501B" w:rsidRDefault="00951D78" w:rsidP="00D4501B">
      <w:pPr>
        <w:pStyle w:val="font-claude-response-body"/>
        <w:jc w:val="both"/>
        <w:rPr>
          <w:sz w:val="22"/>
          <w:szCs w:val="22"/>
          <w:lang w:val="en-DE"/>
        </w:rPr>
      </w:pPr>
      <w:r w:rsidRPr="00D4501B">
        <w:rPr>
          <w:sz w:val="22"/>
          <w:szCs w:val="22"/>
          <w:lang w:val="en-DE"/>
        </w:rPr>
        <w:t xml:space="preserve">       If a derivation boundary can </w:t>
      </w:r>
      <w:proofErr w:type="gramStart"/>
      <w:r w:rsidRPr="00D4501B">
        <w:rPr>
          <w:sz w:val="22"/>
          <w:szCs w:val="22"/>
          <w:lang w:val="en-DE"/>
        </w:rPr>
        <w:t>be identified</w:t>
      </w:r>
      <w:proofErr w:type="gramEnd"/>
      <w:r w:rsidRPr="00D4501B">
        <w:rPr>
          <w:sz w:val="22"/>
          <w:szCs w:val="22"/>
          <w:lang w:val="en-DE"/>
        </w:rPr>
        <w:t xml:space="preserve"> from a task</w:t>
      </w:r>
      <w:r w:rsidR="006202DC">
        <w:rPr>
          <w:sz w:val="22"/>
          <w:szCs w:val="22"/>
          <w:lang w:val="en-DE"/>
        </w:rPr>
        <w:t>’</w:t>
      </w:r>
      <w:r w:rsidRPr="00D4501B">
        <w:rPr>
          <w:sz w:val="22"/>
          <w:szCs w:val="22"/>
          <w:lang w:val="en-DE"/>
        </w:rPr>
        <w:t xml:space="preserve">s structure before a model </w:t>
      </w:r>
      <w:proofErr w:type="gramStart"/>
      <w:r w:rsidRPr="00D4501B">
        <w:rPr>
          <w:sz w:val="22"/>
          <w:szCs w:val="22"/>
          <w:lang w:val="en-DE"/>
        </w:rPr>
        <w:t>is ever run</w:t>
      </w:r>
      <w:proofErr w:type="gramEnd"/>
      <w:r w:rsidRPr="00D4501B">
        <w:rPr>
          <w:sz w:val="22"/>
          <w:szCs w:val="22"/>
          <w:lang w:val="en-DE"/>
        </w:rPr>
        <w:t>, verification does not need to treat every step of a reasoning chain as equally suspect</w:t>
      </w:r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Effort can </w:t>
      </w:r>
      <w:proofErr w:type="gramStart"/>
      <w:r w:rsidR="00605C60" w:rsidRPr="00D4501B">
        <w:rPr>
          <w:sz w:val="22"/>
          <w:szCs w:val="22"/>
          <w:lang w:val="en-DE"/>
        </w:rPr>
        <w:t>be directed</w:t>
      </w:r>
      <w:proofErr w:type="gramEnd"/>
      <w:r w:rsidR="00605C60" w:rsidRPr="00D4501B">
        <w:rPr>
          <w:sz w:val="22"/>
          <w:szCs w:val="22"/>
          <w:lang w:val="en-DE"/>
        </w:rPr>
        <w:t xml:space="preserve"> specifically at the steps most likely to fail, such as a stated value followed by a rule-conditioned lookup, rather than a stated value followed by a sum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The fabrication signature documented in Section 4, a stated value accompanied by language asserting it came from a rule that does not in fact specify it, is narrower still, and mechanically detectable without inspecting a model</w:t>
      </w:r>
      <w:r w:rsidR="006202DC">
        <w:rPr>
          <w:sz w:val="22"/>
          <w:szCs w:val="22"/>
          <w:lang w:val="en-DE"/>
        </w:rPr>
        <w:t>’</w:t>
      </w:r>
      <w:r w:rsidRPr="00D4501B">
        <w:rPr>
          <w:sz w:val="22"/>
          <w:szCs w:val="22"/>
          <w:lang w:val="en-DE"/>
        </w:rPr>
        <w:t>s internals at all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Verification aimed at deriva</w:t>
      </w:r>
      <w:r w:rsidRPr="00D4501B">
        <w:rPr>
          <w:sz w:val="22"/>
          <w:szCs w:val="22"/>
          <w:lang w:val="en-DE"/>
        </w:rPr>
        <w:softHyphen/>
        <w:t>tion boundaries is a smaller problem than verification aimed at faithfulness in general</w:t>
      </w:r>
      <w:r w:rsidR="00B853B6" w:rsidRPr="00D4501B">
        <w:rPr>
          <w:sz w:val="22"/>
          <w:szCs w:val="22"/>
          <w:lang w:val="en-DE"/>
        </w:rPr>
        <w:t>.</w:t>
      </w:r>
    </w:p>
    <w:p w14:paraId="59D45C22" w14:textId="61AB0F40" w:rsidR="00605C60" w:rsidRPr="00D4501B" w:rsidRDefault="00951D78" w:rsidP="00D4501B">
      <w:pPr>
        <w:pStyle w:val="font-claude-response-body"/>
        <w:jc w:val="both"/>
        <w:rPr>
          <w:sz w:val="22"/>
          <w:szCs w:val="22"/>
          <w:lang w:val="en-DE"/>
        </w:rPr>
      </w:pPr>
      <w:r w:rsidRPr="00D4501B">
        <w:rPr>
          <w:sz w:val="22"/>
          <w:szCs w:val="22"/>
          <w:lang w:val="en-DE"/>
        </w:rPr>
        <w:t xml:space="preserve">        </w:t>
      </w:r>
      <w:r w:rsidR="00605C60" w:rsidRPr="00D4501B">
        <w:rPr>
          <w:sz w:val="22"/>
          <w:szCs w:val="22"/>
          <w:lang w:val="en-DE"/>
        </w:rPr>
        <w:t xml:space="preserve">A reward or preference signal computed over a complete output cannot distinguish a fabricated value from a genuinely derived one whenever the two happen to produce a similar </w:t>
      </w:r>
      <w:proofErr w:type="gramStart"/>
      <w:r w:rsidR="00605C60" w:rsidRPr="00D4501B">
        <w:rPr>
          <w:sz w:val="22"/>
          <w:szCs w:val="22"/>
          <w:lang w:val="en-DE"/>
        </w:rPr>
        <w:t>final answer</w:t>
      </w:r>
      <w:proofErr w:type="gramEnd"/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It also gives no </w:t>
      </w:r>
      <w:r w:rsidR="00605C60" w:rsidRPr="00D4501B">
        <w:rPr>
          <w:sz w:val="22"/>
          <w:szCs w:val="22"/>
          <w:lang w:val="en-DE"/>
        </w:rPr>
        <w:lastRenderedPageBreak/>
        <w:t xml:space="preserve">signal isolating the specific position in a trace where a derivation boundary </w:t>
      </w:r>
      <w:proofErr w:type="gramStart"/>
      <w:r w:rsidR="00605C60" w:rsidRPr="00D4501B">
        <w:rPr>
          <w:sz w:val="22"/>
          <w:szCs w:val="22"/>
          <w:lang w:val="en-DE"/>
        </w:rPr>
        <w:t>was crossed</w:t>
      </w:r>
      <w:proofErr w:type="gramEnd"/>
      <w:r w:rsidR="00B853B6" w:rsidRPr="00D4501B">
        <w:rPr>
          <w:sz w:val="22"/>
          <w:szCs w:val="22"/>
          <w:lang w:val="en-DE"/>
        </w:rPr>
        <w:t>.</w:t>
      </w:r>
      <w:r w:rsidR="00C93AD5" w:rsidRPr="00D4501B">
        <w:rPr>
          <w:sz w:val="22"/>
          <w:szCs w:val="22"/>
          <w:lang w:val="en-DE"/>
        </w:rPr>
        <w:t xml:space="preserve"> This limitation is one process supervision is designed to avoid, having already been shown to outperform outcome-level supervision in mathematical reasoning [9], and it is consistent with separate findings that LLMs do not reliably use their own intermediate reasonin</w:t>
      </w:r>
      <w:r w:rsidR="00760FFD" w:rsidRPr="00D4501B">
        <w:rPr>
          <w:sz w:val="22"/>
          <w:szCs w:val="22"/>
          <w:lang w:val="en-DE"/>
        </w:rPr>
        <w:t>g</w:t>
      </w:r>
      <w:r w:rsidR="00C93AD5" w:rsidRPr="00D4501B">
        <w:rPr>
          <w:sz w:val="22"/>
          <w:szCs w:val="22"/>
          <w:lang w:val="en-DE"/>
        </w:rPr>
        <w:t xml:space="preserve"> steps when producing a final answer, which has motivated reward designs built around each step</w:t>
      </w:r>
      <w:r w:rsidR="006202DC">
        <w:rPr>
          <w:sz w:val="22"/>
          <w:szCs w:val="22"/>
          <w:lang w:val="en-DE"/>
        </w:rPr>
        <w:t>’</w:t>
      </w:r>
      <w:r w:rsidR="00C93AD5" w:rsidRPr="00D4501B">
        <w:rPr>
          <w:sz w:val="22"/>
          <w:szCs w:val="22"/>
          <w:lang w:val="en-DE"/>
        </w:rPr>
        <w:t>s causal contribution rather than its surface correctness alone [4]</w:t>
      </w:r>
      <w:r w:rsidR="00B853B6" w:rsidRPr="00D4501B">
        <w:rPr>
          <w:sz w:val="22"/>
          <w:szCs w:val="22"/>
          <w:lang w:val="en-DE"/>
        </w:rPr>
        <w:t>.</w:t>
      </w:r>
      <w:r w:rsidR="00C93AD5" w:rsidRPr="00D4501B">
        <w:rPr>
          <w:sz w:val="22"/>
          <w:szCs w:val="22"/>
          <w:lang w:val="en-DE"/>
        </w:rPr>
        <w:t xml:space="preserve"> A reward scoped to exactly these positions is a different proposal</w:t>
      </w:r>
      <w:r w:rsidR="003079C0" w:rsidRPr="00D4501B">
        <w:rPr>
          <w:sz w:val="22"/>
          <w:szCs w:val="22"/>
          <w:lang w:val="en-DE"/>
        </w:rPr>
        <w:t xml:space="preserve"> that is</w:t>
      </w:r>
      <w:r w:rsidR="00C93AD5" w:rsidRPr="00D4501B">
        <w:rPr>
          <w:sz w:val="22"/>
          <w:szCs w:val="22"/>
          <w:lang w:val="en-DE"/>
        </w:rPr>
        <w:t xml:space="preserve"> positive when a value traces to an explicit lookup or to an explicit statement that the value cannot be determined, negative when a value is asserted as drawn from rules that do not support it</w:t>
      </w:r>
      <w:r w:rsidR="00B853B6" w:rsidRPr="00D4501B">
        <w:rPr>
          <w:sz w:val="22"/>
          <w:szCs w:val="22"/>
          <w:lang w:val="en-DE"/>
        </w:rPr>
        <w:t>.</w:t>
      </w:r>
      <w:r w:rsidR="00C93AD5" w:rsidRPr="00D4501B">
        <w:rPr>
          <w:sz w:val="22"/>
          <w:szCs w:val="22"/>
          <w:lang w:val="en-DE"/>
        </w:rPr>
        <w:t xml:space="preserve"> </w:t>
      </w:r>
      <w:r w:rsidRPr="00D4501B">
        <w:rPr>
          <w:sz w:val="22"/>
          <w:szCs w:val="22"/>
          <w:lang w:val="en-DE"/>
        </w:rPr>
        <w:t>This is a reinforcement learning problem rather than a supervised one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</w:t>
      </w:r>
      <w:r w:rsidR="00605C60" w:rsidRPr="00D4501B">
        <w:rPr>
          <w:sz w:val="22"/>
          <w:szCs w:val="22"/>
          <w:lang w:val="en-DE"/>
        </w:rPr>
        <w:t>The desired behavior at a genuine derivation boundary is not always a single string to imitate</w:t>
      </w:r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It depends on whether the required value is recoverable from the rules provided</w:t>
      </w:r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The faithful response is either the correct lookup or an honest statement that the value cannot be determined</w:t>
      </w:r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Only a reward defined over the property of faithfulness itself, rather than over a fixed target, accommodates both</w:t>
      </w:r>
      <w:r w:rsidR="00B853B6" w:rsidRPr="00D4501B">
        <w:rPr>
          <w:sz w:val="22"/>
          <w:szCs w:val="22"/>
          <w:lang w:val="en-DE"/>
        </w:rPr>
        <w:t>.</w:t>
      </w:r>
      <w:r w:rsidRPr="00D4501B">
        <w:rPr>
          <w:sz w:val="22"/>
          <w:szCs w:val="22"/>
          <w:lang w:val="en-DE"/>
        </w:rPr>
        <w:t xml:space="preserve"> </w:t>
      </w:r>
      <w:r w:rsidR="00605C60" w:rsidRPr="00D4501B">
        <w:rPr>
          <w:sz w:val="22"/>
          <w:szCs w:val="22"/>
          <w:lang w:val="en-DE"/>
        </w:rPr>
        <w:t>The pattern observed in Section 5 sharpens this</w:t>
      </w:r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If a boundary-dependent value is genuinely undecided until late in the network, with a correct alternative still live at the point a token is chosen, a reward applied at exactly that position has something real to act on</w:t>
      </w:r>
      <w:r w:rsidR="00B853B6" w:rsidRPr="00D4501B">
        <w:rPr>
          <w:sz w:val="22"/>
          <w:szCs w:val="22"/>
          <w:lang w:val="en-DE"/>
        </w:rPr>
        <w:t>:</w:t>
      </w:r>
      <w:r w:rsidR="00605C60" w:rsidRPr="00D4501B">
        <w:rPr>
          <w:sz w:val="22"/>
          <w:szCs w:val="22"/>
          <w:lang w:val="en-DE"/>
        </w:rPr>
        <w:t xml:space="preserve"> a representation in which the right answer has not yet been ruled out</w:t>
      </w:r>
      <w:r w:rsidR="00B853B6" w:rsidRPr="00D4501B">
        <w:rPr>
          <w:sz w:val="22"/>
          <w:szCs w:val="22"/>
          <w:lang w:val="en-DE"/>
        </w:rPr>
        <w:t>.</w:t>
      </w:r>
    </w:p>
    <w:p w14:paraId="3C8253F9" w14:textId="4DC90AF6" w:rsidR="00605C60" w:rsidRPr="00D4501B" w:rsidRDefault="00951D78" w:rsidP="00D4501B">
      <w:pPr>
        <w:pStyle w:val="font-claude-response-body"/>
        <w:jc w:val="both"/>
        <w:rPr>
          <w:sz w:val="22"/>
          <w:szCs w:val="22"/>
          <w:lang w:val="en-DE"/>
        </w:rPr>
      </w:pPr>
      <w:r w:rsidRPr="00D4501B">
        <w:rPr>
          <w:sz w:val="22"/>
          <w:szCs w:val="22"/>
          <w:lang w:val="en-DE"/>
        </w:rPr>
        <w:t xml:space="preserve">       </w:t>
      </w:r>
      <w:r w:rsidR="00605C60" w:rsidRPr="00D4501B">
        <w:rPr>
          <w:sz w:val="22"/>
          <w:szCs w:val="22"/>
          <w:lang w:val="en-DE"/>
        </w:rPr>
        <w:t xml:space="preserve">The definition in Section 3 refers to a relationship between what </w:t>
      </w:r>
      <w:proofErr w:type="gramStart"/>
      <w:r w:rsidR="00605C60" w:rsidRPr="00D4501B">
        <w:rPr>
          <w:sz w:val="22"/>
          <w:szCs w:val="22"/>
          <w:lang w:val="en-DE"/>
        </w:rPr>
        <w:t>is stated</w:t>
      </w:r>
      <w:proofErr w:type="gramEnd"/>
      <w:r w:rsidR="00605C60" w:rsidRPr="00D4501B">
        <w:rPr>
          <w:sz w:val="22"/>
          <w:szCs w:val="22"/>
          <w:lang w:val="en-DE"/>
        </w:rPr>
        <w:t xml:space="preserve"> and what a rule requires, not to natural language specifically, and applies to any setting in which a system follows explicit rules over structured input, whatever form that input takes</w:t>
      </w:r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Whether the same asymmetry recurs in such settings, including the same late, unstable commitment documented in Section 5, is a natural extension of what </w:t>
      </w:r>
      <w:proofErr w:type="gramStart"/>
      <w:r w:rsidR="00605C60" w:rsidRPr="00D4501B">
        <w:rPr>
          <w:sz w:val="22"/>
          <w:szCs w:val="22"/>
          <w:lang w:val="en-DE"/>
        </w:rPr>
        <w:t>is shown</w:t>
      </w:r>
      <w:proofErr w:type="gramEnd"/>
      <w:r w:rsidR="00605C60" w:rsidRPr="00D4501B">
        <w:rPr>
          <w:sz w:val="22"/>
          <w:szCs w:val="22"/>
          <w:lang w:val="en-DE"/>
        </w:rPr>
        <w:t xml:space="preserve"> here</w:t>
      </w:r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It is not a claim the present evidence supports on its own</w:t>
      </w:r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Nor do the cases examined here involve more than a single model call producing a single checkable answer</w:t>
      </w:r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</w:t>
      </w:r>
      <w:proofErr w:type="gramStart"/>
      <w:r w:rsidR="00605C60" w:rsidRPr="00D4501B">
        <w:rPr>
          <w:sz w:val="22"/>
          <w:szCs w:val="22"/>
          <w:lang w:val="en-DE"/>
        </w:rPr>
        <w:t>Many</w:t>
      </w:r>
      <w:proofErr w:type="gramEnd"/>
      <w:r w:rsidR="00605C60" w:rsidRPr="00D4501B">
        <w:rPr>
          <w:sz w:val="22"/>
          <w:szCs w:val="22"/>
          <w:lang w:val="en-DE"/>
        </w:rPr>
        <w:t xml:space="preserve"> deployed systems chain model outputs into further actions, where one step</w:t>
      </w:r>
      <w:r w:rsidR="006202DC">
        <w:rPr>
          <w:sz w:val="22"/>
          <w:szCs w:val="22"/>
          <w:lang w:val="en-DE"/>
        </w:rPr>
        <w:t>’</w:t>
      </w:r>
      <w:r w:rsidR="00605C60" w:rsidRPr="00D4501B">
        <w:rPr>
          <w:sz w:val="22"/>
          <w:szCs w:val="22"/>
          <w:lang w:val="en-DE"/>
        </w:rPr>
        <w:t>s output becomes the next step</w:t>
      </w:r>
      <w:r w:rsidR="006202DC">
        <w:rPr>
          <w:sz w:val="22"/>
          <w:szCs w:val="22"/>
          <w:lang w:val="en-DE"/>
        </w:rPr>
        <w:t>’</w:t>
      </w:r>
      <w:r w:rsidR="00605C60" w:rsidRPr="00D4501B">
        <w:rPr>
          <w:sz w:val="22"/>
          <w:szCs w:val="22"/>
          <w:lang w:val="en-DE"/>
        </w:rPr>
        <w:t>s input without independent verification</w:t>
      </w:r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This does not introduce a new failure so much as remove a safeguard against the one already documented</w:t>
      </w:r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A derivation-boundary fabrication remains visible here because the full trace can </w:t>
      </w:r>
      <w:proofErr w:type="gramStart"/>
      <w:r w:rsidR="00605C60" w:rsidRPr="00D4501B">
        <w:rPr>
          <w:sz w:val="22"/>
          <w:szCs w:val="22"/>
          <w:lang w:val="en-DE"/>
        </w:rPr>
        <w:t>be inspected</w:t>
      </w:r>
      <w:proofErr w:type="gramEnd"/>
      <w:r w:rsidR="00605C60" w:rsidRPr="00D4501B">
        <w:rPr>
          <w:sz w:val="22"/>
          <w:szCs w:val="22"/>
          <w:lang w:val="en-DE"/>
        </w:rPr>
        <w:t xml:space="preserve"> against a known ground truth</w:t>
      </w:r>
      <w:r w:rsidR="00B853B6" w:rsidRPr="00D4501B">
        <w:rPr>
          <w:sz w:val="22"/>
          <w:szCs w:val="22"/>
          <w:lang w:val="en-DE"/>
        </w:rPr>
        <w:t>.</w:t>
      </w:r>
      <w:r w:rsidR="00605C60" w:rsidRPr="00D4501B">
        <w:rPr>
          <w:sz w:val="22"/>
          <w:szCs w:val="22"/>
          <w:lang w:val="en-DE"/>
        </w:rPr>
        <w:t xml:space="preserve"> In a chained setting, the same fabricated value </w:t>
      </w:r>
      <w:proofErr w:type="gramStart"/>
      <w:r w:rsidR="00605C60" w:rsidRPr="00D4501B">
        <w:rPr>
          <w:sz w:val="22"/>
          <w:szCs w:val="22"/>
          <w:lang w:val="en-DE"/>
        </w:rPr>
        <w:t>is passed</w:t>
      </w:r>
      <w:proofErr w:type="gramEnd"/>
      <w:r w:rsidR="00605C60" w:rsidRPr="00D4501B">
        <w:rPr>
          <w:sz w:val="22"/>
          <w:szCs w:val="22"/>
          <w:lang w:val="en-DE"/>
        </w:rPr>
        <w:t xml:space="preserve"> forward as though retrieved, and nothing downstream marks the difference</w:t>
      </w:r>
      <w:r w:rsidR="00B853B6" w:rsidRPr="00D4501B">
        <w:rPr>
          <w:sz w:val="22"/>
          <w:szCs w:val="22"/>
          <w:lang w:val="en-DE"/>
        </w:rPr>
        <w:t>.</w:t>
      </w:r>
    </w:p>
    <w:p w14:paraId="1D709D24" w14:textId="56016301" w:rsidR="00014C12" w:rsidRPr="00000ABE" w:rsidRDefault="00014C12" w:rsidP="00605C60">
      <w:pPr>
        <w:pStyle w:val="Heading1"/>
        <w:jc w:val="both"/>
        <w:rPr>
          <w:b w:val="0"/>
          <w:bCs w:val="0"/>
          <w:lang w:val="en-IN"/>
        </w:rPr>
      </w:pPr>
      <w:r w:rsidRPr="00000ABE">
        <w:rPr>
          <w:lang w:val="en-IN"/>
        </w:rPr>
        <w:t>7</w:t>
      </w:r>
      <w:r w:rsidR="00B853B6">
        <w:rPr>
          <w:lang w:val="en-IN"/>
        </w:rPr>
        <w:t>.</w:t>
      </w:r>
      <w:r w:rsidRPr="00000ABE">
        <w:rPr>
          <w:lang w:val="en-IN"/>
        </w:rPr>
        <w:t xml:space="preserve"> Conclusion and Future Work</w:t>
      </w:r>
    </w:p>
    <w:p w14:paraId="6F36899F" w14:textId="5596F4C0" w:rsidR="00E97C42" w:rsidRPr="00E97C42" w:rsidRDefault="00014C12" w:rsidP="00E97C42">
      <w:pPr>
        <w:spacing w:before="200" w:after="100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</w:pPr>
      <w:r w:rsidRPr="00000AB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IN" w:eastAsia="de-DE" w:bidi="ar-SA"/>
        </w:rPr>
        <w:t xml:space="preserve">       </w:t>
      </w:r>
      <w:r w:rsidR="00E97C42"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Large language model faithfulness failures </w:t>
      </w:r>
      <w:proofErr w:type="gramStart"/>
      <w:r w:rsidR="00E97C42"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are not uniformly distributed</w:t>
      </w:r>
      <w:proofErr w:type="gramEnd"/>
      <w:r w:rsidR="00E97C42"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across a reasoning process</w:t>
      </w:r>
      <w:r w:rsidR="00B853B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.</w:t>
      </w:r>
      <w:r w:rsidR="00E97C42"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They concentrate at derivation boundaries, the points at which a rule-conditioned value must </w:t>
      </w:r>
      <w:proofErr w:type="gramStart"/>
      <w:r w:rsidR="00E97C42"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be derived</w:t>
      </w:r>
      <w:proofErr w:type="gramEnd"/>
      <w:r w:rsidR="00E97C42"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from a fact already known rather than restated or summed from it</w:t>
      </w:r>
      <w:r w:rsidR="00B853B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.</w:t>
      </w:r>
      <w:r w:rsidR="00E97C42"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Layer-wise analysis suggests why such values remain unresolved until late in the network</w:t>
      </w:r>
      <w:r w:rsidR="006202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’</w:t>
      </w:r>
      <w:r w:rsidR="00E97C42"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s computation, with a correct alternative often still live at the point a token must </w:t>
      </w:r>
      <w:proofErr w:type="gramStart"/>
      <w:r w:rsidR="00E97C42"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be chosen</w:t>
      </w:r>
      <w:proofErr w:type="gramEnd"/>
      <w:r w:rsidR="00E97C42"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, which leaves them particularly vulnerable to fabrication and to misassignment across an adjacent boundary</w:t>
      </w:r>
      <w:r w:rsidR="00B853B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.</w:t>
      </w:r>
    </w:p>
    <w:p w14:paraId="1A4A7DEB" w14:textId="573298C9" w:rsidR="00E97C42" w:rsidRPr="00E97C42" w:rsidRDefault="00E97C42" w:rsidP="00E97C42">
      <w:pPr>
        <w:spacing w:before="200" w:after="100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</w:pPr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This account points toward a specific training intervention rather than a general call for improved faithfulness</w:t>
      </w:r>
      <w:r w:rsidR="00B853B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.</w:t>
      </w:r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A reward scoped to a derivation boundary</w:t>
      </w:r>
      <w:r w:rsidR="006202D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’</w:t>
      </w:r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s position, rather than computed over a complete output, can distinguish a fabricated value from a genuinely derived one and can reward an honest admission that a value cannot be determined, not only a correct lookup</w:t>
      </w:r>
      <w:r w:rsidR="00B853B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.</w:t>
      </w:r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Because it </w:t>
      </w:r>
      <w:proofErr w:type="gramStart"/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is defined</w:t>
      </w:r>
      <w:proofErr w:type="gramEnd"/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over how a value </w:t>
      </w:r>
      <w:proofErr w:type="gramStart"/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was produced</w:t>
      </w:r>
      <w:proofErr w:type="gramEnd"/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rather than over a fixed target string, it fits reinforcement learning rather than supervised fine-tuning, in the same spirit as existing work aligning LLM </w:t>
      </w:r>
      <w:r w:rsidR="0012005A"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behaviour</w:t>
      </w:r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to human-specified objectives [11]</w:t>
      </w:r>
      <w:r w:rsidR="00B853B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.</w:t>
      </w:r>
    </w:p>
    <w:p w14:paraId="36CD5C3D" w14:textId="1370E194" w:rsidR="00E97C42" w:rsidRPr="00E97C42" w:rsidRDefault="00E97C42" w:rsidP="00E97C42">
      <w:pPr>
        <w:spacing w:before="200" w:after="100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</w:pPr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The pattern identified in Section 5 makes this more than a general appeal to better training</w:t>
      </w:r>
      <w:r w:rsidR="00B853B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:</w:t>
      </w:r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if a boundary-dependent value remains genuinely undecided until late in the network, with a correct alternative still competitive at the point a token is chosen, a reward applied at exactly that position has a real representational state to act on</w:t>
      </w:r>
      <w:r w:rsidR="00B853B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.</w:t>
      </w:r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This suggests reward shaping targeted at the layers and positions identified through the same layer-wise analysis used here</w:t>
      </w:r>
      <w:r w:rsidR="0012005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</w:t>
      </w:r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and raises a question this paper does not </w:t>
      </w:r>
      <w:proofErr w:type="gramStart"/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test</w:t>
      </w:r>
      <w:r w:rsidR="00B853B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:</w:t>
      </w:r>
      <w:proofErr w:type="gramEnd"/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whether training against such a reward moves the resolution of a derivation boundary earlier and makes it more stable, the way a directly available value is already resolved early and without contest</w:t>
      </w:r>
      <w:r w:rsidR="00B853B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.</w:t>
      </w:r>
      <w:r w:rsidRPr="00E97C42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 xml:space="preserve"> Testing this directly is the most direct extension of the present work</w:t>
      </w:r>
      <w:r w:rsidR="00B853B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DE" w:eastAsia="de-DE" w:bidi="ar-SA"/>
        </w:rPr>
        <w:t>.</w:t>
      </w:r>
    </w:p>
    <w:p w14:paraId="13DB0EB7" w14:textId="208E980A" w:rsidR="00645B09" w:rsidRPr="00000ABE" w:rsidRDefault="00645B09" w:rsidP="00E160DB">
      <w:pPr>
        <w:spacing w:before="200" w:after="100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00AB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lastRenderedPageBreak/>
        <w:t>Funding</w:t>
      </w:r>
      <w:r w:rsidR="00B853B6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:</w:t>
      </w:r>
      <w:r w:rsidRPr="00000AB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This research received no external funding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</w:p>
    <w:p w14:paraId="55D04491" w14:textId="48CAE4EA" w:rsidR="00645B09" w:rsidRPr="00000ABE" w:rsidRDefault="00645B09" w:rsidP="00E160DB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00AB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Institutional Review Board Statement</w:t>
      </w:r>
      <w:r w:rsidR="00B853B6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:</w:t>
      </w:r>
      <w:r w:rsidRPr="00000AB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Not applicable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</w:p>
    <w:p w14:paraId="31E35075" w14:textId="24432FE8" w:rsidR="00645B09" w:rsidRPr="00000ABE" w:rsidRDefault="00645B09" w:rsidP="00E160DB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00AB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Informed Consent Statement</w:t>
      </w:r>
      <w:r w:rsidR="00B853B6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:</w:t>
      </w:r>
      <w:r w:rsidRPr="00000AB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Not applicable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</w:p>
    <w:p w14:paraId="789273EA" w14:textId="2B1A7F6D" w:rsidR="00645B09" w:rsidRPr="00000ABE" w:rsidRDefault="00645B09" w:rsidP="00E160DB">
      <w:pPr>
        <w:spacing w:after="200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00AB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Conflicts of Interest</w:t>
      </w:r>
      <w:r w:rsidR="00B853B6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:</w:t>
      </w:r>
      <w:r w:rsidRPr="00000AB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The author declares no conflict of interest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</w:p>
    <w:p w14:paraId="2575C8ED" w14:textId="77777777" w:rsidR="00645B09" w:rsidRPr="00000ABE" w:rsidRDefault="00645B09" w:rsidP="00E160DB">
      <w:pPr>
        <w:pStyle w:val="Heading1"/>
        <w:jc w:val="both"/>
        <w:rPr>
          <w:lang w:val="en-IN"/>
        </w:rPr>
      </w:pPr>
      <w:r w:rsidRPr="00000ABE">
        <w:rPr>
          <w:lang w:val="en-IN"/>
        </w:rPr>
        <w:t>References</w:t>
      </w:r>
    </w:p>
    <w:p w14:paraId="32A9FBBF" w14:textId="3814CCDA" w:rsidR="00645B09" w:rsidRPr="00000ABE" w:rsidRDefault="00645B09" w:rsidP="00E160DB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[1] M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Turpin, J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Michael, E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Perez, and S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Bowman, </w:t>
      </w:r>
      <w:r w:rsidR="0012005A">
        <w:rPr>
          <w:rFonts w:ascii="Times New Roman" w:eastAsia="Times New Roman" w:hAnsi="Times New Roman" w:cs="Times New Roman"/>
          <w:sz w:val="20"/>
          <w:szCs w:val="20"/>
          <w:lang w:val="en-IN"/>
        </w:rPr>
        <w:t>“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Language models don</w:t>
      </w:r>
      <w:r w:rsidR="006202DC">
        <w:rPr>
          <w:rFonts w:ascii="Times New Roman" w:eastAsia="Times New Roman" w:hAnsi="Times New Roman" w:cs="Times New Roman"/>
          <w:sz w:val="20"/>
          <w:szCs w:val="20"/>
          <w:lang w:val="en-IN"/>
        </w:rPr>
        <w:t>’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t always say what they think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: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Unfaithful explanations in chain-of-thought prompting,</w:t>
      </w:r>
      <w:r w:rsidR="0012005A">
        <w:rPr>
          <w:rFonts w:ascii="Times New Roman" w:eastAsia="Times New Roman" w:hAnsi="Times New Roman" w:cs="Times New Roman"/>
          <w:sz w:val="20"/>
          <w:szCs w:val="20"/>
          <w:lang w:val="en-IN"/>
        </w:rPr>
        <w:t>”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in Advances in Neural Information Processing Systems, vol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36, 2023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</w:p>
    <w:p w14:paraId="3E2BAB73" w14:textId="525399B1" w:rsidR="00645B09" w:rsidRPr="00000ABE" w:rsidRDefault="00645B09" w:rsidP="00E160DB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[2] T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Lanham, A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Chen, A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Radhakrishnan, et al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, </w:t>
      </w:r>
      <w:r w:rsidR="0012005A">
        <w:rPr>
          <w:rFonts w:ascii="Times New Roman" w:eastAsia="Times New Roman" w:hAnsi="Times New Roman" w:cs="Times New Roman"/>
          <w:sz w:val="20"/>
          <w:szCs w:val="20"/>
          <w:lang w:val="en-IN"/>
        </w:rPr>
        <w:t>“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Measuring faithfulness in chain-of-thought reasoning,</w:t>
      </w:r>
      <w:r w:rsidR="0012005A">
        <w:rPr>
          <w:rFonts w:ascii="Times New Roman" w:eastAsia="Times New Roman" w:hAnsi="Times New Roman" w:cs="Times New Roman"/>
          <w:sz w:val="20"/>
          <w:szCs w:val="20"/>
          <w:lang w:val="en-IN"/>
        </w:rPr>
        <w:t>”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</w:t>
      </w:r>
      <w:proofErr w:type="spellStart"/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arXiv</w:t>
      </w:r>
      <w:proofErr w:type="spellEnd"/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preprint arXiv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: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2307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13702, 2023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</w:p>
    <w:p w14:paraId="2C5D252F" w14:textId="263CF1AD" w:rsidR="00645B09" w:rsidRPr="00000ABE" w:rsidRDefault="00645B09" w:rsidP="00E160DB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[3] 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>R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Zhou, W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Hua, L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Pan, S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Cheng, X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Wu, E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Yu, and W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Y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Wang, </w:t>
      </w:r>
      <w:r w:rsidR="0012005A">
        <w:rPr>
          <w:rFonts w:ascii="Times New Roman" w:eastAsia="Times New Roman" w:hAnsi="Times New Roman" w:cs="Times New Roman"/>
          <w:sz w:val="20"/>
          <w:szCs w:val="20"/>
          <w:lang w:val="en-IN"/>
        </w:rPr>
        <w:t>“</w:t>
      </w:r>
      <w:proofErr w:type="spellStart"/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>RuleArena</w:t>
      </w:r>
      <w:proofErr w:type="spellEnd"/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: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A benchmark for rule-guided reasoning with large language models in real-world scenarios,</w:t>
      </w:r>
      <w:r w:rsidR="0012005A">
        <w:rPr>
          <w:rFonts w:ascii="Times New Roman" w:eastAsia="Times New Roman" w:hAnsi="Times New Roman" w:cs="Times New Roman"/>
          <w:sz w:val="20"/>
          <w:szCs w:val="20"/>
          <w:lang w:val="en-IN"/>
        </w:rPr>
        <w:t>”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in Proceedings of the 63rd Annual Meeting of the Association for Computational Linguistics, 2025</w:t>
      </w:r>
    </w:p>
    <w:p w14:paraId="0C683DB7" w14:textId="4C3F2396" w:rsidR="00645B09" w:rsidRPr="00000ABE" w:rsidRDefault="00645B09" w:rsidP="00E160DB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[4] 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>D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Paul, R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West, A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</w:t>
      </w:r>
      <w:proofErr w:type="spellStart"/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>Bosselut</w:t>
      </w:r>
      <w:proofErr w:type="spellEnd"/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>, and B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</w:t>
      </w:r>
      <w:proofErr w:type="spellStart"/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>Faltings</w:t>
      </w:r>
      <w:proofErr w:type="spellEnd"/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, </w:t>
      </w:r>
      <w:r w:rsidR="0012005A">
        <w:rPr>
          <w:rFonts w:ascii="Times New Roman" w:eastAsia="Times New Roman" w:hAnsi="Times New Roman" w:cs="Times New Roman"/>
          <w:sz w:val="20"/>
          <w:szCs w:val="20"/>
          <w:lang w:val="en-IN"/>
        </w:rPr>
        <w:t>“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>Making reasoning matter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: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Measuring and improving faithfulness of chain-of-thought reasoning,</w:t>
      </w:r>
      <w:r w:rsidR="0012005A">
        <w:rPr>
          <w:rFonts w:ascii="Times New Roman" w:eastAsia="Times New Roman" w:hAnsi="Times New Roman" w:cs="Times New Roman"/>
          <w:sz w:val="20"/>
          <w:szCs w:val="20"/>
          <w:lang w:val="en-IN"/>
        </w:rPr>
        <w:t>”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in Findings of the Association for Computational Linguistics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:</w:t>
      </w:r>
      <w:r w:rsidR="007E5236" w:rsidRPr="007E5236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EMNLP 2024, 2024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</w:p>
    <w:p w14:paraId="16144D74" w14:textId="2DD90D3C" w:rsidR="00645B09" w:rsidRPr="00000ABE" w:rsidRDefault="00645B09" w:rsidP="00E160DB">
      <w:pPr>
        <w:spacing w:after="100"/>
        <w:jc w:val="both"/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[5] </w:t>
      </w:r>
      <w:proofErr w:type="spellStart"/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AI@Meta</w:t>
      </w:r>
      <w:proofErr w:type="spellEnd"/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, </w:t>
      </w:r>
      <w:r w:rsidR="0012005A">
        <w:rPr>
          <w:rFonts w:ascii="Times New Roman" w:eastAsia="Times New Roman" w:hAnsi="Times New Roman" w:cs="Times New Roman"/>
          <w:sz w:val="20"/>
          <w:szCs w:val="20"/>
          <w:lang w:val="en-IN"/>
        </w:rPr>
        <w:t>“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Llama 3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>1 model card,</w:t>
      </w:r>
      <w:r w:rsidR="0012005A">
        <w:rPr>
          <w:rFonts w:ascii="Times New Roman" w:eastAsia="Times New Roman" w:hAnsi="Times New Roman" w:cs="Times New Roman"/>
          <w:sz w:val="20"/>
          <w:szCs w:val="20"/>
          <w:lang w:val="en-IN"/>
        </w:rPr>
        <w:t>”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Meta AI, 2024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Available</w:t>
      </w:r>
      <w:r w:rsidR="00B853B6">
        <w:rPr>
          <w:rFonts w:ascii="Times New Roman" w:eastAsia="Times New Roman" w:hAnsi="Times New Roman" w:cs="Times New Roman"/>
          <w:sz w:val="20"/>
          <w:szCs w:val="20"/>
          <w:lang w:val="en-IN"/>
        </w:rPr>
        <w:t>:</w:t>
      </w:r>
      <w:r w:rsidRPr="00000ABE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</w:t>
      </w:r>
      <w:hyperlink r:id="rId12" w:history="1">
        <w:r w:rsidR="00243906" w:rsidRPr="00000ABE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N"/>
          </w:rPr>
          <w:t>https</w:t>
        </w:r>
        <w:r w:rsidR="00B853B6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N"/>
          </w:rPr>
          <w:t>:</w:t>
        </w:r>
        <w:r w:rsidR="00243906" w:rsidRPr="00000ABE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N"/>
          </w:rPr>
          <w:t>//github</w:t>
        </w:r>
        <w:r w:rsidR="00B853B6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N"/>
          </w:rPr>
          <w:t>.</w:t>
        </w:r>
        <w:r w:rsidR="00243906" w:rsidRPr="00000ABE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-IN"/>
          </w:rPr>
          <w:t>com/meta-llama/llama-models</w:t>
        </w:r>
      </w:hyperlink>
    </w:p>
    <w:p w14:paraId="67369DB3" w14:textId="47C86877" w:rsidR="00243906" w:rsidRPr="00000ABE" w:rsidRDefault="00243906" w:rsidP="00E160DB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 w:rsidRPr="00000ABE">
        <w:rPr>
          <w:rFonts w:ascii="Times New Roman" w:hAnsi="Times New Roman" w:cs="Times New Roman"/>
          <w:sz w:val="20"/>
          <w:szCs w:val="20"/>
        </w:rPr>
        <w:t>[6] I</w:t>
      </w:r>
      <w:r w:rsidR="00B853B6">
        <w:rPr>
          <w:rFonts w:ascii="Times New Roman" w:hAnsi="Times New Roman" w:cs="Times New Roman"/>
          <w:sz w:val="20"/>
          <w:szCs w:val="20"/>
        </w:rPr>
        <w:t>.</w:t>
      </w:r>
      <w:r w:rsidRPr="00000ABE">
        <w:rPr>
          <w:rFonts w:ascii="Times New Roman" w:hAnsi="Times New Roman" w:cs="Times New Roman"/>
          <w:sz w:val="20"/>
          <w:szCs w:val="20"/>
        </w:rPr>
        <w:t xml:space="preserve"> Mirzadeh, K</w:t>
      </w:r>
      <w:r w:rsidR="00B853B6">
        <w:rPr>
          <w:rFonts w:ascii="Times New Roman" w:hAnsi="Times New Roman" w:cs="Times New Roman"/>
          <w:sz w:val="20"/>
          <w:szCs w:val="20"/>
        </w:rPr>
        <w:t>.</w:t>
      </w:r>
      <w:r w:rsidRPr="00000ABE">
        <w:rPr>
          <w:rFonts w:ascii="Times New Roman" w:hAnsi="Times New Roman" w:cs="Times New Roman"/>
          <w:sz w:val="20"/>
          <w:szCs w:val="20"/>
        </w:rPr>
        <w:t xml:space="preserve"> Alizadeh, H</w:t>
      </w:r>
      <w:r w:rsidR="00B853B6">
        <w:rPr>
          <w:rFonts w:ascii="Times New Roman" w:hAnsi="Times New Roman" w:cs="Times New Roman"/>
          <w:sz w:val="20"/>
          <w:szCs w:val="20"/>
        </w:rPr>
        <w:t>.</w:t>
      </w:r>
      <w:r w:rsidRPr="00000ABE">
        <w:rPr>
          <w:rFonts w:ascii="Times New Roman" w:hAnsi="Times New Roman" w:cs="Times New Roman"/>
          <w:sz w:val="20"/>
          <w:szCs w:val="20"/>
        </w:rPr>
        <w:t xml:space="preserve"> Shahrokhi, O</w:t>
      </w:r>
      <w:r w:rsidR="00B853B6">
        <w:rPr>
          <w:rFonts w:ascii="Times New Roman" w:hAnsi="Times New Roman" w:cs="Times New Roman"/>
          <w:sz w:val="20"/>
          <w:szCs w:val="20"/>
        </w:rPr>
        <w:t>.</w:t>
      </w:r>
      <w:r w:rsidRPr="00000AB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00ABE">
        <w:rPr>
          <w:rFonts w:ascii="Times New Roman" w:hAnsi="Times New Roman" w:cs="Times New Roman"/>
          <w:sz w:val="20"/>
          <w:szCs w:val="20"/>
        </w:rPr>
        <w:t>Tuzel</w:t>
      </w:r>
      <w:proofErr w:type="spellEnd"/>
      <w:r w:rsidRPr="00000ABE">
        <w:rPr>
          <w:rFonts w:ascii="Times New Roman" w:hAnsi="Times New Roman" w:cs="Times New Roman"/>
          <w:sz w:val="20"/>
          <w:szCs w:val="20"/>
        </w:rPr>
        <w:t>, S</w:t>
      </w:r>
      <w:r w:rsidR="00B853B6">
        <w:rPr>
          <w:rFonts w:ascii="Times New Roman" w:hAnsi="Times New Roman" w:cs="Times New Roman"/>
          <w:sz w:val="20"/>
          <w:szCs w:val="20"/>
        </w:rPr>
        <w:t>.</w:t>
      </w:r>
      <w:r w:rsidRPr="00000ABE">
        <w:rPr>
          <w:rFonts w:ascii="Times New Roman" w:hAnsi="Times New Roman" w:cs="Times New Roman"/>
          <w:sz w:val="20"/>
          <w:szCs w:val="20"/>
        </w:rPr>
        <w:t xml:space="preserve"> Bengio, and M</w:t>
      </w:r>
      <w:r w:rsidR="00B853B6">
        <w:rPr>
          <w:rFonts w:ascii="Times New Roman" w:hAnsi="Times New Roman" w:cs="Times New Roman"/>
          <w:sz w:val="20"/>
          <w:szCs w:val="20"/>
        </w:rPr>
        <w:t>.</w:t>
      </w:r>
      <w:r w:rsidRPr="00000AB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00ABE">
        <w:rPr>
          <w:rFonts w:ascii="Times New Roman" w:hAnsi="Times New Roman" w:cs="Times New Roman"/>
          <w:sz w:val="20"/>
          <w:szCs w:val="20"/>
        </w:rPr>
        <w:t>Farajtabar</w:t>
      </w:r>
      <w:proofErr w:type="spellEnd"/>
      <w:r w:rsidRPr="00000ABE">
        <w:rPr>
          <w:rFonts w:ascii="Times New Roman" w:hAnsi="Times New Roman" w:cs="Times New Roman"/>
          <w:sz w:val="20"/>
          <w:szCs w:val="20"/>
        </w:rPr>
        <w:t xml:space="preserve">, </w:t>
      </w:r>
      <w:r w:rsidR="0012005A">
        <w:rPr>
          <w:rFonts w:ascii="Times New Roman" w:hAnsi="Times New Roman" w:cs="Times New Roman"/>
          <w:sz w:val="20"/>
          <w:szCs w:val="20"/>
        </w:rPr>
        <w:t>“</w:t>
      </w:r>
      <w:r w:rsidRPr="00000ABE">
        <w:rPr>
          <w:rFonts w:ascii="Times New Roman" w:hAnsi="Times New Roman" w:cs="Times New Roman"/>
          <w:sz w:val="20"/>
          <w:szCs w:val="20"/>
        </w:rPr>
        <w:t>GSM-Symbolic</w:t>
      </w:r>
      <w:r w:rsidR="00B853B6">
        <w:rPr>
          <w:rFonts w:ascii="Times New Roman" w:hAnsi="Times New Roman" w:cs="Times New Roman"/>
          <w:sz w:val="20"/>
          <w:szCs w:val="20"/>
        </w:rPr>
        <w:t>:</w:t>
      </w:r>
      <w:r w:rsidRPr="00000ABE">
        <w:rPr>
          <w:rFonts w:ascii="Times New Roman" w:hAnsi="Times New Roman" w:cs="Times New Roman"/>
          <w:sz w:val="20"/>
          <w:szCs w:val="20"/>
        </w:rPr>
        <w:t xml:space="preserve"> Understanding the limitations of mathematical reasoning in large language models,</w:t>
      </w:r>
      <w:r w:rsidR="0012005A">
        <w:rPr>
          <w:rFonts w:ascii="Times New Roman" w:hAnsi="Times New Roman" w:cs="Times New Roman"/>
          <w:sz w:val="20"/>
          <w:szCs w:val="20"/>
        </w:rPr>
        <w:t>”</w:t>
      </w:r>
      <w:r w:rsidRPr="00000ABE">
        <w:rPr>
          <w:rFonts w:ascii="Times New Roman" w:hAnsi="Times New Roman" w:cs="Times New Roman"/>
          <w:sz w:val="20"/>
          <w:szCs w:val="20"/>
        </w:rPr>
        <w:t xml:space="preserve"> in International Conference on Learning Representations, 2025</w:t>
      </w:r>
      <w:r w:rsidR="00B853B6">
        <w:rPr>
          <w:rFonts w:ascii="Times New Roman" w:hAnsi="Times New Roman" w:cs="Times New Roman"/>
          <w:sz w:val="20"/>
          <w:szCs w:val="20"/>
        </w:rPr>
        <w:t>.</w:t>
      </w:r>
    </w:p>
    <w:p w14:paraId="6C2D6146" w14:textId="1C1D5AEC" w:rsidR="00100247" w:rsidRPr="00000ABE" w:rsidRDefault="00100247" w:rsidP="00E160DB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00ABE">
        <w:rPr>
          <w:rFonts w:ascii="Times New Roman" w:hAnsi="Times New Roman" w:cs="Times New Roman"/>
          <w:sz w:val="20"/>
          <w:szCs w:val="20"/>
          <w:lang w:val="en-IN"/>
        </w:rPr>
        <w:t>[7]</w:t>
      </w:r>
      <w:r w:rsidR="007E5236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spellStart"/>
      <w:r w:rsidRPr="00000ABE">
        <w:rPr>
          <w:rFonts w:ascii="Times New Roman" w:hAnsi="Times New Roman" w:cs="Times New Roman"/>
          <w:sz w:val="20"/>
          <w:szCs w:val="20"/>
          <w:lang w:val="en-IN"/>
        </w:rPr>
        <w:t>nostalgebraist</w:t>
      </w:r>
      <w:proofErr w:type="spellEnd"/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r w:rsidR="0012005A">
        <w:rPr>
          <w:rFonts w:ascii="Times New Roman" w:hAnsi="Times New Roman" w:cs="Times New Roman"/>
          <w:sz w:val="20"/>
          <w:szCs w:val="20"/>
          <w:lang w:val="en-IN"/>
        </w:rPr>
        <w:t>“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>Interpreting GPT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: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The logit lens,</w:t>
      </w:r>
      <w:r w:rsidR="0012005A">
        <w:rPr>
          <w:rFonts w:ascii="Times New Roman" w:hAnsi="Times New Roman" w:cs="Times New Roman"/>
          <w:sz w:val="20"/>
          <w:szCs w:val="20"/>
          <w:lang w:val="en-IN"/>
        </w:rPr>
        <w:t>”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spellStart"/>
      <w:r w:rsidRPr="00000ABE">
        <w:rPr>
          <w:rFonts w:ascii="Times New Roman" w:hAnsi="Times New Roman" w:cs="Times New Roman"/>
          <w:sz w:val="20"/>
          <w:szCs w:val="20"/>
          <w:lang w:val="en-IN"/>
        </w:rPr>
        <w:t>LessWrong</w:t>
      </w:r>
      <w:proofErr w:type="spellEnd"/>
      <w:r w:rsidRPr="00000ABE">
        <w:rPr>
          <w:rFonts w:ascii="Times New Roman" w:hAnsi="Times New Roman" w:cs="Times New Roman"/>
          <w:sz w:val="20"/>
          <w:szCs w:val="20"/>
          <w:lang w:val="en-IN"/>
        </w:rPr>
        <w:t>, 2020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Available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: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hyperlink r:id="rId13" w:history="1">
        <w:r w:rsidRPr="00000ABE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https</w:t>
        </w:r>
        <w:r w:rsidR="00B853B6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:</w:t>
        </w:r>
        <w:r w:rsidRPr="00000ABE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//www</w:t>
        </w:r>
        <w:r w:rsidR="00B853B6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.</w:t>
        </w:r>
        <w:r w:rsidRPr="00000ABE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lesswrong</w:t>
        </w:r>
        <w:r w:rsidR="00B853B6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.</w:t>
        </w:r>
        <w:r w:rsidRPr="00000ABE">
          <w:rPr>
            <w:rStyle w:val="Hyperlink"/>
            <w:rFonts w:ascii="Times New Roman" w:hAnsi="Times New Roman" w:cs="Times New Roman"/>
            <w:sz w:val="20"/>
            <w:szCs w:val="20"/>
            <w:lang w:val="en-IN"/>
          </w:rPr>
          <w:t>com/posts/AcKRB8wDpdaN6v6ru/interpreting-gpt-the-logit-lens</w:t>
        </w:r>
      </w:hyperlink>
    </w:p>
    <w:p w14:paraId="23F9B457" w14:textId="4D35B4F5" w:rsidR="00100247" w:rsidRPr="00000ABE" w:rsidRDefault="00100247" w:rsidP="00E160DB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00ABE">
        <w:rPr>
          <w:rFonts w:ascii="Times New Roman" w:hAnsi="Times New Roman" w:cs="Times New Roman"/>
          <w:sz w:val="20"/>
          <w:szCs w:val="20"/>
          <w:lang w:val="en-IN"/>
        </w:rPr>
        <w:t>[8] J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Wei, X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Wang, D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Schuurmans, M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Bosma, E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Chi, F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Xia, Q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Le, and D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Zhou, </w:t>
      </w:r>
      <w:r w:rsidR="0012005A">
        <w:rPr>
          <w:rFonts w:ascii="Times New Roman" w:hAnsi="Times New Roman" w:cs="Times New Roman"/>
          <w:sz w:val="20"/>
          <w:szCs w:val="20"/>
          <w:lang w:val="en-IN"/>
        </w:rPr>
        <w:t>“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>Chain-of-thought prompting elicits reasoning in large language models,</w:t>
      </w:r>
      <w:r w:rsidR="0012005A">
        <w:rPr>
          <w:rFonts w:ascii="Times New Roman" w:hAnsi="Times New Roman" w:cs="Times New Roman"/>
          <w:sz w:val="20"/>
          <w:szCs w:val="20"/>
          <w:lang w:val="en-IN"/>
        </w:rPr>
        <w:t>”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in Advances in Neural Information Processing Systems, vol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 35, 2022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3D884100" w14:textId="5112414A" w:rsidR="00100247" w:rsidRDefault="00100247" w:rsidP="00E160DB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000ABE">
        <w:rPr>
          <w:rFonts w:ascii="Times New Roman" w:hAnsi="Times New Roman" w:cs="Times New Roman"/>
          <w:sz w:val="20"/>
          <w:szCs w:val="20"/>
          <w:lang w:val="en-IN"/>
        </w:rPr>
        <w:t xml:space="preserve">[9] 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>H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 xml:space="preserve"> Lightman, V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 xml:space="preserve"> Kosaraju, Y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 xml:space="preserve"> Burda, H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 xml:space="preserve"> Edwards, B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 xml:space="preserve"> Baker, T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 xml:space="preserve"> Lee, J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spellStart"/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>Leike</w:t>
      </w:r>
      <w:proofErr w:type="spellEnd"/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>, J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 xml:space="preserve"> Schulman, I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  <w:proofErr w:type="spellStart"/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>Sutskever</w:t>
      </w:r>
      <w:proofErr w:type="spellEnd"/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>, and K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 xml:space="preserve"> Cobbe, </w:t>
      </w:r>
      <w:r w:rsidR="0012005A">
        <w:rPr>
          <w:rFonts w:ascii="Times New Roman" w:hAnsi="Times New Roman" w:cs="Times New Roman"/>
          <w:sz w:val="20"/>
          <w:szCs w:val="20"/>
          <w:lang w:val="en-IN"/>
        </w:rPr>
        <w:t>“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>Let</w:t>
      </w:r>
      <w:r w:rsidR="006202DC">
        <w:rPr>
          <w:rFonts w:ascii="Times New Roman" w:hAnsi="Times New Roman" w:cs="Times New Roman"/>
          <w:sz w:val="20"/>
          <w:szCs w:val="20"/>
          <w:lang w:val="en-IN"/>
        </w:rPr>
        <w:t>’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>s verify step by step,</w:t>
      </w:r>
      <w:r w:rsidR="0012005A">
        <w:rPr>
          <w:rFonts w:ascii="Times New Roman" w:hAnsi="Times New Roman" w:cs="Times New Roman"/>
          <w:sz w:val="20"/>
          <w:szCs w:val="20"/>
          <w:lang w:val="en-IN"/>
        </w:rPr>
        <w:t>”</w:t>
      </w:r>
      <w:r w:rsidR="007E5236" w:rsidRPr="007E5236">
        <w:rPr>
          <w:rFonts w:ascii="Times New Roman" w:hAnsi="Times New Roman" w:cs="Times New Roman"/>
          <w:sz w:val="20"/>
          <w:szCs w:val="20"/>
          <w:lang w:val="en-IN"/>
        </w:rPr>
        <w:t xml:space="preserve"> in International Conference on Learning Representations, 2024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7D317059" w14:textId="210C0109" w:rsidR="00486C63" w:rsidRDefault="00486C63" w:rsidP="00E160DB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CA7009">
        <w:rPr>
          <w:rFonts w:ascii="Times New Roman" w:hAnsi="Times New Roman" w:cs="Times New Roman"/>
          <w:sz w:val="20"/>
          <w:szCs w:val="20"/>
          <w:lang w:val="en-IN"/>
        </w:rPr>
        <w:t>[10]</w:t>
      </w:r>
      <w:r w:rsidRPr="00CA7009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 w:rsidRPr="00CA7009">
        <w:rPr>
          <w:rFonts w:ascii="Times New Roman" w:hAnsi="Times New Roman" w:cs="Times New Roman"/>
          <w:sz w:val="20"/>
          <w:szCs w:val="20"/>
          <w:lang w:val="en-IN"/>
        </w:rPr>
        <w:t>V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  <w:r w:rsidRPr="00CA7009">
        <w:rPr>
          <w:rFonts w:ascii="Times New Roman" w:hAnsi="Times New Roman" w:cs="Times New Roman"/>
          <w:sz w:val="20"/>
          <w:szCs w:val="20"/>
          <w:lang w:val="en-IN"/>
        </w:rPr>
        <w:t xml:space="preserve"> Sreekumar, </w:t>
      </w:r>
      <w:r w:rsidR="0012005A">
        <w:rPr>
          <w:rFonts w:ascii="Times New Roman" w:hAnsi="Times New Roman" w:cs="Times New Roman"/>
          <w:sz w:val="20"/>
          <w:szCs w:val="20"/>
          <w:lang w:val="en-IN"/>
        </w:rPr>
        <w:t>“</w:t>
      </w:r>
      <w:r w:rsidR="00CA7009" w:rsidRPr="00CA7009">
        <w:rPr>
          <w:rFonts w:ascii="Times New Roman" w:hAnsi="Times New Roman" w:cs="Times New Roman"/>
          <w:sz w:val="20"/>
          <w:szCs w:val="20"/>
          <w:lang w:val="en-IN"/>
        </w:rPr>
        <w:t>Time Series Classifica</w:t>
      </w:r>
      <w:r w:rsidR="00CA7009">
        <w:rPr>
          <w:rFonts w:ascii="Times New Roman" w:hAnsi="Times New Roman" w:cs="Times New Roman"/>
          <w:sz w:val="20"/>
          <w:szCs w:val="20"/>
          <w:lang w:val="en-IN"/>
        </w:rPr>
        <w:t xml:space="preserve">tion for Paper Web Breaks </w:t>
      </w:r>
      <w:proofErr w:type="gramStart"/>
      <w:r w:rsidR="00CA7009">
        <w:rPr>
          <w:rFonts w:ascii="Times New Roman" w:hAnsi="Times New Roman" w:cs="Times New Roman"/>
          <w:sz w:val="20"/>
          <w:szCs w:val="20"/>
          <w:lang w:val="en-IN"/>
        </w:rPr>
        <w:t>In</w:t>
      </w:r>
      <w:proofErr w:type="gramEnd"/>
      <w:r w:rsidR="00CA7009">
        <w:rPr>
          <w:rFonts w:ascii="Times New Roman" w:hAnsi="Times New Roman" w:cs="Times New Roman"/>
          <w:sz w:val="20"/>
          <w:szCs w:val="20"/>
          <w:lang w:val="en-IN"/>
        </w:rPr>
        <w:t xml:space="preserve"> Print </w:t>
      </w:r>
      <w:r w:rsidR="0012005A">
        <w:rPr>
          <w:rFonts w:ascii="Times New Roman" w:hAnsi="Times New Roman" w:cs="Times New Roman"/>
          <w:sz w:val="20"/>
          <w:szCs w:val="20"/>
          <w:lang w:val="en-IN"/>
        </w:rPr>
        <w:t>industry”</w:t>
      </w:r>
      <w:r w:rsidRPr="00CA7009">
        <w:rPr>
          <w:rFonts w:ascii="Times New Roman" w:hAnsi="Times New Roman" w:cs="Times New Roman"/>
          <w:sz w:val="20"/>
          <w:szCs w:val="20"/>
          <w:lang w:val="en-IN"/>
        </w:rPr>
        <w:t xml:space="preserve">, </w:t>
      </w:r>
      <w:proofErr w:type="gramStart"/>
      <w:r w:rsidRPr="00CA7009">
        <w:rPr>
          <w:rFonts w:ascii="Times New Roman" w:hAnsi="Times New Roman" w:cs="Times New Roman"/>
          <w:sz w:val="20"/>
          <w:szCs w:val="20"/>
          <w:lang w:val="en-IN"/>
        </w:rPr>
        <w:t>Master</w:t>
      </w:r>
      <w:r w:rsidR="006202DC">
        <w:rPr>
          <w:rFonts w:ascii="Times New Roman" w:hAnsi="Times New Roman" w:cs="Times New Roman"/>
          <w:sz w:val="20"/>
          <w:szCs w:val="20"/>
          <w:lang w:val="en-IN"/>
        </w:rPr>
        <w:t>’</w:t>
      </w:r>
      <w:r w:rsidRPr="00CA7009">
        <w:rPr>
          <w:rFonts w:ascii="Times New Roman" w:hAnsi="Times New Roman" w:cs="Times New Roman"/>
          <w:sz w:val="20"/>
          <w:szCs w:val="20"/>
          <w:lang w:val="en-IN"/>
        </w:rPr>
        <w:t>s</w:t>
      </w:r>
      <w:proofErr w:type="gramEnd"/>
      <w:r w:rsidRPr="00CA7009">
        <w:rPr>
          <w:rFonts w:ascii="Times New Roman" w:hAnsi="Times New Roman" w:cs="Times New Roman"/>
          <w:sz w:val="20"/>
          <w:szCs w:val="20"/>
          <w:lang w:val="en-IN"/>
        </w:rPr>
        <w:t xml:space="preserve"> thesis, SRH Hochschule Heidelberg, 2026</w:t>
      </w:r>
      <w:r w:rsidR="00B853B6">
        <w:rPr>
          <w:rFonts w:ascii="Times New Roman" w:hAnsi="Times New Roman" w:cs="Times New Roman"/>
          <w:sz w:val="20"/>
          <w:szCs w:val="20"/>
          <w:lang w:val="en-IN"/>
        </w:rPr>
        <w:t>.</w:t>
      </w:r>
    </w:p>
    <w:p w14:paraId="410B2AC3" w14:textId="2B114861" w:rsidR="00E123B2" w:rsidRDefault="00E123B2" w:rsidP="00E160DB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 w:rsidRPr="00E123B2">
        <w:rPr>
          <w:rFonts w:ascii="Times New Roman" w:hAnsi="Times New Roman" w:cs="Times New Roman"/>
          <w:sz w:val="20"/>
          <w:szCs w:val="20"/>
        </w:rPr>
        <w:t>[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11] </w:t>
      </w:r>
      <w:r w:rsidR="007E5236" w:rsidRPr="007E5236">
        <w:rPr>
          <w:rFonts w:ascii="Times New Roman" w:hAnsi="Times New Roman" w:cs="Times New Roman"/>
          <w:sz w:val="20"/>
          <w:szCs w:val="20"/>
          <w:lang w:val="en-DE"/>
        </w:rPr>
        <w:t>L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Ouyang, J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Wu, X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Jiang, et al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, </w:t>
      </w:r>
      <w:r w:rsidR="0012005A">
        <w:rPr>
          <w:rFonts w:ascii="Times New Roman" w:hAnsi="Times New Roman" w:cs="Times New Roman"/>
          <w:sz w:val="20"/>
          <w:szCs w:val="20"/>
          <w:lang w:val="en-DE"/>
        </w:rPr>
        <w:t>“</w:t>
      </w:r>
      <w:r w:rsidR="007E5236" w:rsidRPr="007E5236">
        <w:rPr>
          <w:rFonts w:ascii="Times New Roman" w:hAnsi="Times New Roman" w:cs="Times New Roman"/>
          <w:sz w:val="20"/>
          <w:szCs w:val="20"/>
          <w:lang w:val="en-DE"/>
        </w:rPr>
        <w:t>Training language models to follow instructions with human feedback,</w:t>
      </w:r>
      <w:r w:rsidR="0012005A">
        <w:rPr>
          <w:rFonts w:ascii="Times New Roman" w:hAnsi="Times New Roman" w:cs="Times New Roman"/>
          <w:sz w:val="20"/>
          <w:szCs w:val="20"/>
          <w:lang w:val="en-DE"/>
        </w:rPr>
        <w:t>”</w:t>
      </w:r>
      <w:r w:rsidR="007E5236"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in Advances in Neural Information Processing Systems, vol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="007E5236"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35, 2022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</w:p>
    <w:p w14:paraId="7BD452CA" w14:textId="12B217FE" w:rsidR="007E5236" w:rsidRPr="007E5236" w:rsidRDefault="007E5236" w:rsidP="007E5236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DE"/>
        </w:rPr>
      </w:pPr>
      <w:r w:rsidRPr="007E5236">
        <w:rPr>
          <w:rFonts w:ascii="Times New Roman" w:hAnsi="Times New Roman" w:cs="Times New Roman"/>
          <w:sz w:val="20"/>
          <w:szCs w:val="20"/>
          <w:lang w:val="en-DE"/>
        </w:rPr>
        <w:t>[12] E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Biran, D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Gottesman, S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Yang, M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Geva, and A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</w:t>
      </w:r>
      <w:proofErr w:type="spellStart"/>
      <w:r w:rsidRPr="007E5236">
        <w:rPr>
          <w:rFonts w:ascii="Times New Roman" w:hAnsi="Times New Roman" w:cs="Times New Roman"/>
          <w:sz w:val="20"/>
          <w:szCs w:val="20"/>
          <w:lang w:val="en-DE"/>
        </w:rPr>
        <w:t>Globerson</w:t>
      </w:r>
      <w:proofErr w:type="spellEnd"/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, </w:t>
      </w:r>
      <w:r w:rsidR="0012005A">
        <w:rPr>
          <w:rFonts w:ascii="Times New Roman" w:hAnsi="Times New Roman" w:cs="Times New Roman"/>
          <w:sz w:val="20"/>
          <w:szCs w:val="20"/>
          <w:lang w:val="en-DE"/>
        </w:rPr>
        <w:t>“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>Hopping too late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: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Exploring the limitations of large language models on multi-hop queries,</w:t>
      </w:r>
      <w:r w:rsidR="0012005A">
        <w:rPr>
          <w:rFonts w:ascii="Times New Roman" w:hAnsi="Times New Roman" w:cs="Times New Roman"/>
          <w:sz w:val="20"/>
          <w:szCs w:val="20"/>
          <w:lang w:val="en-DE"/>
        </w:rPr>
        <w:t>”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in Proceedings of the 2024 Conference on Empirical Methods in Natural Language Processing, 2024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</w:p>
    <w:p w14:paraId="1B78FFB4" w14:textId="0C7FC48D" w:rsidR="007E5236" w:rsidRPr="007E5236" w:rsidRDefault="007E5236" w:rsidP="007E5236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DE"/>
        </w:rPr>
      </w:pPr>
      <w:r w:rsidRPr="007E5236">
        <w:rPr>
          <w:rFonts w:ascii="Times New Roman" w:hAnsi="Times New Roman" w:cs="Times New Roman"/>
          <w:sz w:val="20"/>
          <w:szCs w:val="20"/>
          <w:lang w:val="en-DE"/>
        </w:rPr>
        <w:t>[13] X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Shen, S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Wang, Z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Tan, L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Yao, X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Zhao, K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Xu, X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Wang, and T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Chen, </w:t>
      </w:r>
      <w:r w:rsidR="0012005A">
        <w:rPr>
          <w:rFonts w:ascii="Times New Roman" w:hAnsi="Times New Roman" w:cs="Times New Roman"/>
          <w:sz w:val="20"/>
          <w:szCs w:val="20"/>
          <w:lang w:val="en-DE"/>
        </w:rPr>
        <w:t>“</w:t>
      </w:r>
      <w:proofErr w:type="spellStart"/>
      <w:r w:rsidRPr="007E5236">
        <w:rPr>
          <w:rFonts w:ascii="Times New Roman" w:hAnsi="Times New Roman" w:cs="Times New Roman"/>
          <w:sz w:val="20"/>
          <w:szCs w:val="20"/>
          <w:lang w:val="en-DE"/>
        </w:rPr>
        <w:t>FaithCoT</w:t>
      </w:r>
      <w:proofErr w:type="spellEnd"/>
      <w:r w:rsidRPr="007E5236">
        <w:rPr>
          <w:rFonts w:ascii="Times New Roman" w:hAnsi="Times New Roman" w:cs="Times New Roman"/>
          <w:sz w:val="20"/>
          <w:szCs w:val="20"/>
          <w:lang w:val="en-DE"/>
        </w:rPr>
        <w:t>-Bench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: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Benchmarking instance-level faithfulness of chain-of-thought reasoning,</w:t>
      </w:r>
      <w:r w:rsidR="0012005A">
        <w:rPr>
          <w:rFonts w:ascii="Times New Roman" w:hAnsi="Times New Roman" w:cs="Times New Roman"/>
          <w:sz w:val="20"/>
          <w:szCs w:val="20"/>
          <w:lang w:val="en-DE"/>
        </w:rPr>
        <w:t>”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in International Conference on Learning Representations, 2026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</w:p>
    <w:p w14:paraId="0BF65AA9" w14:textId="7EAE08A1" w:rsidR="007E5236" w:rsidRPr="007E5236" w:rsidRDefault="007E5236" w:rsidP="007E5236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DE"/>
        </w:rPr>
      </w:pPr>
      <w:r w:rsidRPr="007E5236">
        <w:rPr>
          <w:rFonts w:ascii="Times New Roman" w:hAnsi="Times New Roman" w:cs="Times New Roman"/>
          <w:sz w:val="20"/>
          <w:szCs w:val="20"/>
          <w:lang w:val="en-DE"/>
        </w:rPr>
        <w:t>[14] W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Zhu, J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Zhang, L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Yu, K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Yue, and Z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Tang, </w:t>
      </w:r>
      <w:r w:rsidR="0012005A">
        <w:rPr>
          <w:rFonts w:ascii="Times New Roman" w:hAnsi="Times New Roman" w:cs="Times New Roman"/>
          <w:sz w:val="20"/>
          <w:szCs w:val="20"/>
          <w:lang w:val="en-DE"/>
        </w:rPr>
        <w:t>“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>Dissecting failure dynamics in large language model reasoning,</w:t>
      </w:r>
      <w:r w:rsidR="0012005A">
        <w:rPr>
          <w:rFonts w:ascii="Times New Roman" w:hAnsi="Times New Roman" w:cs="Times New Roman"/>
          <w:sz w:val="20"/>
          <w:szCs w:val="20"/>
          <w:lang w:val="en-DE"/>
        </w:rPr>
        <w:t>”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in Proceedings of the 64th Annual Meeting of the Association for Computational Linguistics, 2026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</w:p>
    <w:p w14:paraId="0500B6B4" w14:textId="0A0095EC" w:rsidR="007E5236" w:rsidRPr="007E5236" w:rsidRDefault="007E5236" w:rsidP="007E5236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DE"/>
        </w:rPr>
      </w:pPr>
      <w:r w:rsidRPr="007E5236">
        <w:rPr>
          <w:rFonts w:ascii="Times New Roman" w:hAnsi="Times New Roman" w:cs="Times New Roman"/>
          <w:sz w:val="20"/>
          <w:szCs w:val="20"/>
          <w:lang w:val="en-DE"/>
        </w:rPr>
        <w:t>[15] C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Yang, Q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Si, L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Wang, and Z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Lin, </w:t>
      </w:r>
      <w:r w:rsidR="0012005A">
        <w:rPr>
          <w:rFonts w:ascii="Times New Roman" w:hAnsi="Times New Roman" w:cs="Times New Roman"/>
          <w:sz w:val="20"/>
          <w:szCs w:val="20"/>
          <w:lang w:val="en-DE"/>
        </w:rPr>
        <w:t>“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>Breaking the trade-off between faithfulness and expressiveness for large language models,</w:t>
      </w:r>
      <w:r w:rsidR="0012005A">
        <w:rPr>
          <w:rFonts w:ascii="Times New Roman" w:hAnsi="Times New Roman" w:cs="Times New Roman"/>
          <w:sz w:val="20"/>
          <w:szCs w:val="20"/>
          <w:lang w:val="en-DE"/>
        </w:rPr>
        <w:t>”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Proceedings of the AAAI Conference on Artificial Intelligence, vol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40, no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40, 2026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</w:p>
    <w:p w14:paraId="338925FB" w14:textId="102DFCC3" w:rsidR="007E5236" w:rsidRPr="007E5236" w:rsidRDefault="007E5236" w:rsidP="007E5236">
      <w:pPr>
        <w:spacing w:after="100"/>
        <w:jc w:val="both"/>
        <w:rPr>
          <w:rFonts w:ascii="Times New Roman" w:hAnsi="Times New Roman" w:cs="Times New Roman"/>
          <w:sz w:val="20"/>
          <w:szCs w:val="20"/>
          <w:lang w:val="en-DE"/>
        </w:rPr>
      </w:pPr>
      <w:r w:rsidRPr="007E5236">
        <w:rPr>
          <w:rFonts w:ascii="Times New Roman" w:hAnsi="Times New Roman" w:cs="Times New Roman"/>
          <w:sz w:val="20"/>
          <w:szCs w:val="20"/>
          <w:lang w:val="en-DE"/>
        </w:rPr>
        <w:t>[16] F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Liu, Y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Liu, L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Shi, Z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Yang, L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Zhang, X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Lian, Z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Li, and Y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Ma, </w:t>
      </w:r>
      <w:r w:rsidR="0012005A">
        <w:rPr>
          <w:rFonts w:ascii="Times New Roman" w:hAnsi="Times New Roman" w:cs="Times New Roman"/>
          <w:sz w:val="20"/>
          <w:szCs w:val="20"/>
          <w:lang w:val="en-DE"/>
        </w:rPr>
        <w:t>“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>Beyond functional correctness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: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Exploring hallucinations in LLM-generated code,</w:t>
      </w:r>
      <w:r w:rsidR="0012005A">
        <w:rPr>
          <w:rFonts w:ascii="Times New Roman" w:hAnsi="Times New Roman" w:cs="Times New Roman"/>
          <w:sz w:val="20"/>
          <w:szCs w:val="20"/>
          <w:lang w:val="en-DE"/>
        </w:rPr>
        <w:t>”</w:t>
      </w:r>
      <w:r w:rsidRPr="007E5236">
        <w:rPr>
          <w:rFonts w:ascii="Times New Roman" w:hAnsi="Times New Roman" w:cs="Times New Roman"/>
          <w:sz w:val="20"/>
          <w:szCs w:val="20"/>
          <w:lang w:val="en-DE"/>
        </w:rPr>
        <w:t xml:space="preserve"> IEEE Transactions on Software Engineering, 2026</w:t>
      </w:r>
      <w:r w:rsidR="00B853B6">
        <w:rPr>
          <w:rFonts w:ascii="Times New Roman" w:hAnsi="Times New Roman" w:cs="Times New Roman"/>
          <w:sz w:val="20"/>
          <w:szCs w:val="20"/>
          <w:lang w:val="en-DE"/>
        </w:rPr>
        <w:t>.</w:t>
      </w:r>
    </w:p>
    <w:sectPr w:rsidR="007E5236" w:rsidRPr="007E5236">
      <w:headerReference w:type="default" r:id="rId14"/>
      <w:headerReference w:type="first" r:id="rId15"/>
      <w:footerReference w:type="first" r:id="rId16"/>
      <w:pgSz w:w="11906" w:h="16838"/>
      <w:pgMar w:top="2329" w:right="1134" w:bottom="1134" w:left="1134" w:header="1134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EC835" w14:textId="77777777" w:rsidR="00631A4A" w:rsidRDefault="00631A4A">
      <w:r>
        <w:separator/>
      </w:r>
    </w:p>
  </w:endnote>
  <w:endnote w:type="continuationSeparator" w:id="0">
    <w:p w14:paraId="2B7BBC33" w14:textId="77777777" w:rsidR="00631A4A" w:rsidRDefault="00631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59CA" w14:textId="77777777" w:rsidR="00141815" w:rsidRDefault="00141815">
    <w:pPr>
      <w:pStyle w:val="HorizontalLine"/>
      <w:spacing w:after="58"/>
    </w:pPr>
  </w:p>
  <w:p w14:paraId="24895EF2" w14:textId="2DEED199" w:rsidR="00141815" w:rsidRDefault="00141815">
    <w:pPr>
      <w:pStyle w:val="Foo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Citation: …, Journal of Computer and Forensic Sciences, x(x), https://doi</w:t>
    </w:r>
    <w:r w:rsidR="00B853B6">
      <w:rPr>
        <w:rFonts w:ascii="Times New Roman" w:hAnsi="Times New Roman"/>
        <w:sz w:val="18"/>
        <w:szCs w:val="18"/>
      </w:rPr>
      <w:t>.</w:t>
    </w:r>
    <w:r>
      <w:rPr>
        <w:rFonts w:ascii="Times New Roman" w:hAnsi="Times New Roman"/>
        <w:sz w:val="18"/>
        <w:szCs w:val="18"/>
      </w:rPr>
      <w:t>org/xxx</w:t>
    </w:r>
    <w:r w:rsidR="00B853B6">
      <w:rPr>
        <w:rFonts w:ascii="Times New Roman" w:hAnsi="Times New Roman"/>
        <w:sz w:val="18"/>
        <w:szCs w:val="18"/>
      </w:rPr>
      <w:t>.</w:t>
    </w:r>
    <w:r>
      <w:rPr>
        <w:rFonts w:ascii="Times New Roman" w:hAnsi="Times New Roman"/>
        <w:sz w:val="18"/>
        <w:szCs w:val="18"/>
      </w:rPr>
      <w:t xml:space="preserve"> Copyright: © 2022 by the University of Criminal Investigation and Police Studies in Belgrade</w:t>
    </w:r>
    <w:r w:rsidR="00B853B6">
      <w:rPr>
        <w:rFonts w:ascii="Times New Roman" w:hAnsi="Times New Roman"/>
        <w:sz w:val="18"/>
        <w:szCs w:val="18"/>
      </w:rPr>
      <w:t>.</w:t>
    </w:r>
    <w:r>
      <w:rPr>
        <w:rFonts w:ascii="Times New Roman" w:hAnsi="Times New Roman"/>
        <w:sz w:val="18"/>
        <w:szCs w:val="18"/>
      </w:rPr>
      <w:t xml:space="preserve"> All rights reserved</w:t>
    </w:r>
    <w:r w:rsidR="00B853B6">
      <w:rPr>
        <w:rFonts w:ascii="Times New Roman" w:hAnsi="Times New Roman"/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F71BB" w14:textId="77777777" w:rsidR="00631A4A" w:rsidRDefault="00631A4A">
      <w:r>
        <w:rPr>
          <w:color w:val="000000"/>
        </w:rPr>
        <w:separator/>
      </w:r>
    </w:p>
  </w:footnote>
  <w:footnote w:type="continuationSeparator" w:id="0">
    <w:p w14:paraId="0C9925E4" w14:textId="77777777" w:rsidR="00631A4A" w:rsidRDefault="00631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3D4C" w14:textId="77777777" w:rsidR="00141815" w:rsidRDefault="00141815">
    <w:pPr>
      <w:pStyle w:val="Header"/>
      <w:jc w:val="both"/>
    </w:pPr>
    <w:r>
      <w:rPr>
        <w:rStyle w:val="StrongEmphasis"/>
        <w:rFonts w:ascii="Times New Roman" w:hAnsi="Times New Roman"/>
        <w:b w:val="0"/>
        <w:bCs w:val="0"/>
        <w:sz w:val="18"/>
        <w:szCs w:val="18"/>
        <w:u w:val="single"/>
      </w:rPr>
      <w:t xml:space="preserve">Journal of Computer and Forensic Science, FOR PEER REVIEW                                                                                                   </w:t>
    </w:r>
    <w:r>
      <w:rPr>
        <w:rStyle w:val="StrongEmphasis"/>
        <w:rFonts w:ascii="Times New Roman" w:hAnsi="Times New Roman"/>
        <w:b w:val="0"/>
        <w:bCs w:val="0"/>
        <w:sz w:val="18"/>
        <w:szCs w:val="18"/>
        <w:u w:val="single"/>
      </w:rPr>
      <w:fldChar w:fldCharType="begin"/>
    </w:r>
    <w:r>
      <w:rPr>
        <w:rStyle w:val="StrongEmphasis"/>
        <w:rFonts w:ascii="Times New Roman" w:hAnsi="Times New Roman"/>
        <w:b w:val="0"/>
        <w:bCs w:val="0"/>
        <w:sz w:val="18"/>
        <w:szCs w:val="18"/>
        <w:u w:val="single"/>
      </w:rPr>
      <w:instrText xml:space="preserve"> PAGE </w:instrText>
    </w:r>
    <w:r>
      <w:rPr>
        <w:rStyle w:val="StrongEmphasis"/>
        <w:rFonts w:ascii="Times New Roman" w:hAnsi="Times New Roman"/>
        <w:b w:val="0"/>
        <w:bCs w:val="0"/>
        <w:sz w:val="18"/>
        <w:szCs w:val="18"/>
        <w:u w:val="single"/>
      </w:rPr>
      <w:fldChar w:fldCharType="separate"/>
    </w:r>
    <w:r w:rsidR="00794DD6">
      <w:rPr>
        <w:rStyle w:val="StrongEmphasis"/>
        <w:rFonts w:ascii="Times New Roman" w:hAnsi="Times New Roman"/>
        <w:b w:val="0"/>
        <w:bCs w:val="0"/>
        <w:noProof/>
        <w:sz w:val="18"/>
        <w:szCs w:val="18"/>
        <w:u w:val="single"/>
      </w:rPr>
      <w:t>2</w:t>
    </w:r>
    <w:r>
      <w:rPr>
        <w:rStyle w:val="StrongEmphasis"/>
        <w:rFonts w:ascii="Times New Roman" w:hAnsi="Times New Roman"/>
        <w:b w:val="0"/>
        <w:bCs w:val="0"/>
        <w:sz w:val="18"/>
        <w:szCs w:val="18"/>
        <w:u w:val="single"/>
      </w:rPr>
      <w:fldChar w:fldCharType="end"/>
    </w:r>
    <w:r>
      <w:rPr>
        <w:rStyle w:val="StrongEmphasis"/>
        <w:rFonts w:ascii="Times New Roman" w:hAnsi="Times New Roman"/>
        <w:b w:val="0"/>
        <w:bCs w:val="0"/>
        <w:sz w:val="18"/>
        <w:szCs w:val="18"/>
        <w:u w:val="single"/>
      </w:rPr>
      <w:t xml:space="preserve"> of </w:t>
    </w:r>
    <w:r>
      <w:rPr>
        <w:rStyle w:val="StrongEmphasis"/>
        <w:rFonts w:ascii="Times New Roman" w:hAnsi="Times New Roman"/>
        <w:b w:val="0"/>
        <w:bCs w:val="0"/>
        <w:sz w:val="18"/>
        <w:szCs w:val="18"/>
        <w:u w:val="single"/>
      </w:rPr>
      <w:fldChar w:fldCharType="begin"/>
    </w:r>
    <w:r>
      <w:rPr>
        <w:rStyle w:val="StrongEmphasis"/>
        <w:rFonts w:ascii="Times New Roman" w:hAnsi="Times New Roman"/>
        <w:b w:val="0"/>
        <w:bCs w:val="0"/>
        <w:sz w:val="18"/>
        <w:szCs w:val="18"/>
        <w:u w:val="single"/>
      </w:rPr>
      <w:instrText xml:space="preserve"> NUMPAGES </w:instrText>
    </w:r>
    <w:r>
      <w:rPr>
        <w:rStyle w:val="StrongEmphasis"/>
        <w:rFonts w:ascii="Times New Roman" w:hAnsi="Times New Roman"/>
        <w:b w:val="0"/>
        <w:bCs w:val="0"/>
        <w:sz w:val="18"/>
        <w:szCs w:val="18"/>
        <w:u w:val="single"/>
      </w:rPr>
      <w:fldChar w:fldCharType="separate"/>
    </w:r>
    <w:r w:rsidR="00794DD6">
      <w:rPr>
        <w:rStyle w:val="StrongEmphasis"/>
        <w:rFonts w:ascii="Times New Roman" w:hAnsi="Times New Roman"/>
        <w:b w:val="0"/>
        <w:bCs w:val="0"/>
        <w:noProof/>
        <w:sz w:val="18"/>
        <w:szCs w:val="18"/>
        <w:u w:val="single"/>
      </w:rPr>
      <w:t>3</w:t>
    </w:r>
    <w:r>
      <w:rPr>
        <w:rStyle w:val="StrongEmphasis"/>
        <w:rFonts w:ascii="Times New Roman" w:hAnsi="Times New Roman"/>
        <w:b w:val="0"/>
        <w:bCs w:val="0"/>
        <w:sz w:val="18"/>
        <w:szCs w:val="18"/>
        <w:u w:val="single"/>
      </w:rPr>
      <w:fldChar w:fldCharType="end"/>
    </w:r>
    <w:r>
      <w:rPr>
        <w:rStyle w:val="StrongEmphasis"/>
        <w:rFonts w:ascii="Times New Roman" w:hAnsi="Times New Roman"/>
        <w:b w:val="0"/>
        <w:bCs w:val="0"/>
        <w:sz w:val="18"/>
        <w:szCs w:val="18"/>
        <w:u w:val="single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D4A06" w14:textId="38903DDD" w:rsidR="00141815" w:rsidRDefault="005F5464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3DFB0F21" wp14:editId="39FCF6AE">
          <wp:simplePos x="0" y="0"/>
          <wp:positionH relativeFrom="column">
            <wp:align>left</wp:align>
          </wp:positionH>
          <wp:positionV relativeFrom="paragraph">
            <wp:align>top</wp:align>
          </wp:positionV>
          <wp:extent cx="1828800" cy="575945"/>
          <wp:effectExtent l="0" t="0" r="0" b="0"/>
          <wp:wrapTopAndBottom/>
          <wp:docPr id="2" name="Imag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3803370" wp14:editId="5BAA5747">
          <wp:simplePos x="0" y="0"/>
          <wp:positionH relativeFrom="column">
            <wp:align>right</wp:align>
          </wp:positionH>
          <wp:positionV relativeFrom="paragraph">
            <wp:posOffset>-45720</wp:posOffset>
          </wp:positionV>
          <wp:extent cx="539750" cy="575945"/>
          <wp:effectExtent l="0" t="0" r="0" b="0"/>
          <wp:wrapNone/>
          <wp:docPr id="1" name="Image2" descr="Криминалистичко-полицијски универзитет | Студије Криминалистике, Информатике и Форензик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" descr="Криминалистичко-полицијски универзитет | Студије Криминалистике, Информатике и Форензике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750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39C5"/>
    <w:multiLevelType w:val="multilevel"/>
    <w:tmpl w:val="18E8F52E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" w15:restartNumberingAfterBreak="0">
    <w:nsid w:val="5EEA063E"/>
    <w:multiLevelType w:val="multilevel"/>
    <w:tmpl w:val="418CE6B4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2" w15:restartNumberingAfterBreak="0">
    <w:nsid w:val="77640F20"/>
    <w:multiLevelType w:val="multilevel"/>
    <w:tmpl w:val="CB46D232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num w:numId="1" w16cid:durableId="727530245">
    <w:abstractNumId w:val="2"/>
  </w:num>
  <w:num w:numId="2" w16cid:durableId="1549801968">
    <w:abstractNumId w:val="0"/>
  </w:num>
  <w:num w:numId="3" w16cid:durableId="126125307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reekumar, Vaishnavi (Stud SRH-University)">
    <w15:presenceInfo w15:providerId="AD" w15:userId="S::100002862@stud.srh-university.de::25c32993-b167-43a0-b14f-d3a707c594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9E"/>
    <w:rsid w:val="00000ABE"/>
    <w:rsid w:val="000141AD"/>
    <w:rsid w:val="00014C12"/>
    <w:rsid w:val="00040949"/>
    <w:rsid w:val="00052CCD"/>
    <w:rsid w:val="00054BBC"/>
    <w:rsid w:val="00055CCB"/>
    <w:rsid w:val="00065AF4"/>
    <w:rsid w:val="00073157"/>
    <w:rsid w:val="00073FB4"/>
    <w:rsid w:val="0007492A"/>
    <w:rsid w:val="000806F4"/>
    <w:rsid w:val="00096FE7"/>
    <w:rsid w:val="000A0605"/>
    <w:rsid w:val="000A6CAB"/>
    <w:rsid w:val="000C1307"/>
    <w:rsid w:val="000D0BDC"/>
    <w:rsid w:val="000D23CF"/>
    <w:rsid w:val="000F16B5"/>
    <w:rsid w:val="000F6636"/>
    <w:rsid w:val="00100247"/>
    <w:rsid w:val="001048A2"/>
    <w:rsid w:val="0011225C"/>
    <w:rsid w:val="00112357"/>
    <w:rsid w:val="0012005A"/>
    <w:rsid w:val="00123B28"/>
    <w:rsid w:val="00123C22"/>
    <w:rsid w:val="00133E23"/>
    <w:rsid w:val="00141815"/>
    <w:rsid w:val="0014484C"/>
    <w:rsid w:val="00167362"/>
    <w:rsid w:val="00171342"/>
    <w:rsid w:val="0018085F"/>
    <w:rsid w:val="00186424"/>
    <w:rsid w:val="001A237B"/>
    <w:rsid w:val="001A36FE"/>
    <w:rsid w:val="001B0946"/>
    <w:rsid w:val="001B792A"/>
    <w:rsid w:val="001C16F0"/>
    <w:rsid w:val="001D2AF7"/>
    <w:rsid w:val="001D42EA"/>
    <w:rsid w:val="001D75B4"/>
    <w:rsid w:val="001E2E7B"/>
    <w:rsid w:val="001E699E"/>
    <w:rsid w:val="001F70BB"/>
    <w:rsid w:val="00205893"/>
    <w:rsid w:val="002058F6"/>
    <w:rsid w:val="002132E9"/>
    <w:rsid w:val="002279B1"/>
    <w:rsid w:val="00236A9F"/>
    <w:rsid w:val="00243762"/>
    <w:rsid w:val="00243906"/>
    <w:rsid w:val="00255955"/>
    <w:rsid w:val="0026280E"/>
    <w:rsid w:val="00275C80"/>
    <w:rsid w:val="002764A9"/>
    <w:rsid w:val="00276DC2"/>
    <w:rsid w:val="002A3B3F"/>
    <w:rsid w:val="002C5D48"/>
    <w:rsid w:val="002D4DA7"/>
    <w:rsid w:val="002F717C"/>
    <w:rsid w:val="003021E5"/>
    <w:rsid w:val="00304949"/>
    <w:rsid w:val="003079C0"/>
    <w:rsid w:val="0031089A"/>
    <w:rsid w:val="00316D30"/>
    <w:rsid w:val="00345A4A"/>
    <w:rsid w:val="003502E5"/>
    <w:rsid w:val="003507D8"/>
    <w:rsid w:val="00351357"/>
    <w:rsid w:val="00360368"/>
    <w:rsid w:val="00363212"/>
    <w:rsid w:val="00371FA6"/>
    <w:rsid w:val="003723B6"/>
    <w:rsid w:val="00375B5F"/>
    <w:rsid w:val="003A08EC"/>
    <w:rsid w:val="003A1E93"/>
    <w:rsid w:val="003B364F"/>
    <w:rsid w:val="003B38BD"/>
    <w:rsid w:val="003C2AF2"/>
    <w:rsid w:val="003C369C"/>
    <w:rsid w:val="003C5C34"/>
    <w:rsid w:val="003D0B04"/>
    <w:rsid w:val="003F482F"/>
    <w:rsid w:val="003F4BC8"/>
    <w:rsid w:val="004016EE"/>
    <w:rsid w:val="004027FD"/>
    <w:rsid w:val="004052B6"/>
    <w:rsid w:val="00410BE9"/>
    <w:rsid w:val="00413101"/>
    <w:rsid w:val="00431D57"/>
    <w:rsid w:val="0045698C"/>
    <w:rsid w:val="00456B7C"/>
    <w:rsid w:val="00463DBC"/>
    <w:rsid w:val="00464620"/>
    <w:rsid w:val="00465950"/>
    <w:rsid w:val="00473D29"/>
    <w:rsid w:val="00477249"/>
    <w:rsid w:val="00486C63"/>
    <w:rsid w:val="004902D9"/>
    <w:rsid w:val="004921C6"/>
    <w:rsid w:val="00496FDE"/>
    <w:rsid w:val="004A6276"/>
    <w:rsid w:val="004B199C"/>
    <w:rsid w:val="004C4F69"/>
    <w:rsid w:val="004D0C8E"/>
    <w:rsid w:val="004E09B8"/>
    <w:rsid w:val="004E5A0D"/>
    <w:rsid w:val="00511182"/>
    <w:rsid w:val="005140B0"/>
    <w:rsid w:val="00514FF8"/>
    <w:rsid w:val="00532576"/>
    <w:rsid w:val="0054619E"/>
    <w:rsid w:val="005A4C72"/>
    <w:rsid w:val="005B2B46"/>
    <w:rsid w:val="005B3A12"/>
    <w:rsid w:val="005B766B"/>
    <w:rsid w:val="005B7B9A"/>
    <w:rsid w:val="005B7EFB"/>
    <w:rsid w:val="005D1FC2"/>
    <w:rsid w:val="005D3D4E"/>
    <w:rsid w:val="005E1CC2"/>
    <w:rsid w:val="005E6401"/>
    <w:rsid w:val="005E7276"/>
    <w:rsid w:val="005F5464"/>
    <w:rsid w:val="005F5895"/>
    <w:rsid w:val="00601E0D"/>
    <w:rsid w:val="00605C60"/>
    <w:rsid w:val="006173F1"/>
    <w:rsid w:val="006202DC"/>
    <w:rsid w:val="006228C3"/>
    <w:rsid w:val="00623FB8"/>
    <w:rsid w:val="00631A4A"/>
    <w:rsid w:val="006330F4"/>
    <w:rsid w:val="00640E53"/>
    <w:rsid w:val="006441DB"/>
    <w:rsid w:val="00645B09"/>
    <w:rsid w:val="00653226"/>
    <w:rsid w:val="00653E94"/>
    <w:rsid w:val="00656FED"/>
    <w:rsid w:val="0067758E"/>
    <w:rsid w:val="00683413"/>
    <w:rsid w:val="006D154A"/>
    <w:rsid w:val="006D2938"/>
    <w:rsid w:val="006D347D"/>
    <w:rsid w:val="00723004"/>
    <w:rsid w:val="0073086F"/>
    <w:rsid w:val="00742564"/>
    <w:rsid w:val="0074632D"/>
    <w:rsid w:val="00760FFD"/>
    <w:rsid w:val="00763DF1"/>
    <w:rsid w:val="00770FCF"/>
    <w:rsid w:val="00771248"/>
    <w:rsid w:val="00773886"/>
    <w:rsid w:val="007757BC"/>
    <w:rsid w:val="00794DD6"/>
    <w:rsid w:val="007C4515"/>
    <w:rsid w:val="007D7A95"/>
    <w:rsid w:val="007E5236"/>
    <w:rsid w:val="007F4A2B"/>
    <w:rsid w:val="008003DF"/>
    <w:rsid w:val="00802772"/>
    <w:rsid w:val="00822D45"/>
    <w:rsid w:val="00825BAB"/>
    <w:rsid w:val="008429E0"/>
    <w:rsid w:val="0084335C"/>
    <w:rsid w:val="008474C5"/>
    <w:rsid w:val="00865BE6"/>
    <w:rsid w:val="00866591"/>
    <w:rsid w:val="00866BB8"/>
    <w:rsid w:val="008845D1"/>
    <w:rsid w:val="0088770E"/>
    <w:rsid w:val="008C790B"/>
    <w:rsid w:val="008E0D49"/>
    <w:rsid w:val="00913C7B"/>
    <w:rsid w:val="009208CD"/>
    <w:rsid w:val="00924C50"/>
    <w:rsid w:val="00936AC2"/>
    <w:rsid w:val="00940DD2"/>
    <w:rsid w:val="00946F2C"/>
    <w:rsid w:val="00947E16"/>
    <w:rsid w:val="00951D78"/>
    <w:rsid w:val="0095327C"/>
    <w:rsid w:val="0095430D"/>
    <w:rsid w:val="0096250F"/>
    <w:rsid w:val="00987A2B"/>
    <w:rsid w:val="009A2990"/>
    <w:rsid w:val="009C2F42"/>
    <w:rsid w:val="009E708B"/>
    <w:rsid w:val="009F1B50"/>
    <w:rsid w:val="00A049EB"/>
    <w:rsid w:val="00A07B53"/>
    <w:rsid w:val="00A36B4A"/>
    <w:rsid w:val="00A437B1"/>
    <w:rsid w:val="00A44CA5"/>
    <w:rsid w:val="00A63D07"/>
    <w:rsid w:val="00A80F5B"/>
    <w:rsid w:val="00A94299"/>
    <w:rsid w:val="00A94CAF"/>
    <w:rsid w:val="00A9623F"/>
    <w:rsid w:val="00AA1F74"/>
    <w:rsid w:val="00AA5315"/>
    <w:rsid w:val="00AB04B4"/>
    <w:rsid w:val="00AD23B4"/>
    <w:rsid w:val="00B1248B"/>
    <w:rsid w:val="00B425EC"/>
    <w:rsid w:val="00B728DD"/>
    <w:rsid w:val="00B74C0A"/>
    <w:rsid w:val="00B80ABA"/>
    <w:rsid w:val="00B81A2E"/>
    <w:rsid w:val="00B853B6"/>
    <w:rsid w:val="00B93EFE"/>
    <w:rsid w:val="00B94352"/>
    <w:rsid w:val="00BA5A7A"/>
    <w:rsid w:val="00BB2C7A"/>
    <w:rsid w:val="00BC06F8"/>
    <w:rsid w:val="00BC2CE0"/>
    <w:rsid w:val="00BE7E3F"/>
    <w:rsid w:val="00BF6786"/>
    <w:rsid w:val="00BF7832"/>
    <w:rsid w:val="00C132A8"/>
    <w:rsid w:val="00C20982"/>
    <w:rsid w:val="00C30988"/>
    <w:rsid w:val="00C34708"/>
    <w:rsid w:val="00C359C5"/>
    <w:rsid w:val="00C52E71"/>
    <w:rsid w:val="00C644C7"/>
    <w:rsid w:val="00C756BA"/>
    <w:rsid w:val="00C764E7"/>
    <w:rsid w:val="00C81F25"/>
    <w:rsid w:val="00C849A5"/>
    <w:rsid w:val="00C866DE"/>
    <w:rsid w:val="00C93AD5"/>
    <w:rsid w:val="00CA7009"/>
    <w:rsid w:val="00CB50E2"/>
    <w:rsid w:val="00CC71EE"/>
    <w:rsid w:val="00CD3516"/>
    <w:rsid w:val="00CF2C89"/>
    <w:rsid w:val="00D13EE7"/>
    <w:rsid w:val="00D152B0"/>
    <w:rsid w:val="00D15BF4"/>
    <w:rsid w:val="00D20559"/>
    <w:rsid w:val="00D216E9"/>
    <w:rsid w:val="00D26D43"/>
    <w:rsid w:val="00D44A92"/>
    <w:rsid w:val="00D4501B"/>
    <w:rsid w:val="00D55596"/>
    <w:rsid w:val="00D563D6"/>
    <w:rsid w:val="00D600EC"/>
    <w:rsid w:val="00D64BDA"/>
    <w:rsid w:val="00D7190D"/>
    <w:rsid w:val="00D729C4"/>
    <w:rsid w:val="00D76ED0"/>
    <w:rsid w:val="00D87EA4"/>
    <w:rsid w:val="00DA4CAF"/>
    <w:rsid w:val="00DA5C11"/>
    <w:rsid w:val="00DC11E4"/>
    <w:rsid w:val="00DE0FA5"/>
    <w:rsid w:val="00E123B2"/>
    <w:rsid w:val="00E160DB"/>
    <w:rsid w:val="00E2490A"/>
    <w:rsid w:val="00E260AE"/>
    <w:rsid w:val="00E3647C"/>
    <w:rsid w:val="00E50CBE"/>
    <w:rsid w:val="00E91A18"/>
    <w:rsid w:val="00E921B3"/>
    <w:rsid w:val="00E97C42"/>
    <w:rsid w:val="00EB7905"/>
    <w:rsid w:val="00ED1DD8"/>
    <w:rsid w:val="00ED30F4"/>
    <w:rsid w:val="00ED74CE"/>
    <w:rsid w:val="00EF53FC"/>
    <w:rsid w:val="00F0607D"/>
    <w:rsid w:val="00F13512"/>
    <w:rsid w:val="00F14285"/>
    <w:rsid w:val="00F23ADF"/>
    <w:rsid w:val="00F23F82"/>
    <w:rsid w:val="00F25FFB"/>
    <w:rsid w:val="00F333E7"/>
    <w:rsid w:val="00F44552"/>
    <w:rsid w:val="00F45B71"/>
    <w:rsid w:val="00F542B5"/>
    <w:rsid w:val="00F77B8C"/>
    <w:rsid w:val="00F87A0C"/>
    <w:rsid w:val="00F91EB8"/>
    <w:rsid w:val="00FC3602"/>
    <w:rsid w:val="00FD069B"/>
    <w:rsid w:val="00FE2C34"/>
    <w:rsid w:val="00FF3BAD"/>
    <w:rsid w:val="00FF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E4585F3"/>
  <w15:chartTrackingRefBased/>
  <w15:docId w15:val="{856C3524-6D60-4EEF-BD8B-93371247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90A"/>
    <w:pPr>
      <w:suppressAutoHyphens/>
      <w:autoSpaceDN w:val="0"/>
      <w:textAlignment w:val="baseline"/>
    </w:pPr>
    <w:rPr>
      <w:kern w:val="3"/>
      <w:sz w:val="24"/>
      <w:szCs w:val="24"/>
      <w:lang w:val="en-US" w:eastAsia="zh-CN" w:bidi="hi-IN"/>
    </w:rPr>
  </w:style>
  <w:style w:type="paragraph" w:styleId="Heading1">
    <w:name w:val="heading 1"/>
    <w:link w:val="Heading1Char"/>
    <w:uiPriority w:val="9"/>
    <w:qFormat/>
    <w:rsid w:val="000141AD"/>
    <w:pPr>
      <w:spacing w:before="280" w:after="160"/>
      <w:outlineLvl w:val="0"/>
    </w:pPr>
    <w:rPr>
      <w:rFonts w:ascii="Times New Roman" w:eastAsia="Times New Roman" w:hAnsi="Times New Roman" w:cs="Times New Roman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8C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0F4761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val="en-US"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MDPI12title">
    <w:name w:val="MDPI_1.2_title"/>
    <w:next w:val="Standard"/>
    <w:pPr>
      <w:suppressAutoHyphens/>
      <w:autoSpaceDN w:val="0"/>
      <w:snapToGrid w:val="0"/>
      <w:spacing w:after="240" w:line="240" w:lineRule="atLeast"/>
      <w:textAlignment w:val="baseline"/>
    </w:pPr>
    <w:rPr>
      <w:rFonts w:ascii="Palatino Linotype" w:eastAsia="Times New Roman" w:hAnsi="Palatino Linotype"/>
      <w:b/>
      <w:color w:val="000000"/>
      <w:kern w:val="3"/>
      <w:sz w:val="36"/>
      <w:szCs w:val="24"/>
      <w:lang w:val="en-US" w:bidi="en-US"/>
    </w:rPr>
  </w:style>
  <w:style w:type="paragraph" w:customStyle="1" w:styleId="MDPI13authornames">
    <w:name w:val="MDPI_1.3_authornames"/>
    <w:next w:val="Standard"/>
    <w:pPr>
      <w:suppressAutoHyphens/>
      <w:autoSpaceDN w:val="0"/>
      <w:snapToGrid w:val="0"/>
      <w:spacing w:after="360" w:line="260" w:lineRule="atLeast"/>
      <w:textAlignment w:val="baseline"/>
    </w:pPr>
    <w:rPr>
      <w:rFonts w:ascii="Palatino Linotype" w:eastAsia="Times New Roman" w:hAnsi="Palatino Linotype"/>
      <w:b/>
      <w:color w:val="000000"/>
      <w:kern w:val="3"/>
      <w:sz w:val="24"/>
      <w:szCs w:val="22"/>
      <w:lang w:val="en-US" w:bidi="en-US"/>
    </w:rPr>
  </w:style>
  <w:style w:type="paragraph" w:customStyle="1" w:styleId="MDPI16affiliation">
    <w:name w:val="MDPI_1.6_affiliation"/>
    <w:pPr>
      <w:suppressAutoHyphens/>
      <w:autoSpaceDN w:val="0"/>
      <w:snapToGrid w:val="0"/>
      <w:spacing w:line="200" w:lineRule="atLeast"/>
      <w:ind w:left="2806" w:hanging="198"/>
      <w:textAlignment w:val="baseline"/>
    </w:pPr>
    <w:rPr>
      <w:rFonts w:ascii="Palatino Linotype" w:eastAsia="Times New Roman" w:hAnsi="Palatino Linotype"/>
      <w:color w:val="000000"/>
      <w:kern w:val="3"/>
      <w:sz w:val="16"/>
      <w:szCs w:val="18"/>
      <w:lang w:val="en-US" w:bidi="en-US"/>
    </w:rPr>
  </w:style>
  <w:style w:type="paragraph" w:customStyle="1" w:styleId="MDPI17abstract">
    <w:name w:val="MDPI_1.7_abstract"/>
    <w:next w:val="Standard"/>
    <w:pPr>
      <w:suppressAutoHyphens/>
      <w:autoSpaceDN w:val="0"/>
      <w:snapToGrid w:val="0"/>
      <w:spacing w:before="240" w:line="260" w:lineRule="atLeast"/>
      <w:ind w:left="2608"/>
      <w:jc w:val="both"/>
      <w:textAlignment w:val="baseline"/>
    </w:pPr>
    <w:rPr>
      <w:rFonts w:ascii="Palatino Linotype" w:eastAsia="Times New Roman" w:hAnsi="Palatino Linotype"/>
      <w:color w:val="000000"/>
      <w:kern w:val="3"/>
      <w:sz w:val="18"/>
      <w:szCs w:val="22"/>
      <w:lang w:val="en-US" w:bidi="en-US"/>
    </w:rPr>
  </w:style>
  <w:style w:type="paragraph" w:customStyle="1" w:styleId="MDPI18keywords">
    <w:name w:val="MDPI_1.8_keywords"/>
    <w:next w:val="Standard"/>
    <w:pPr>
      <w:suppressAutoHyphens/>
      <w:autoSpaceDN w:val="0"/>
      <w:snapToGrid w:val="0"/>
      <w:spacing w:before="240" w:line="260" w:lineRule="atLeast"/>
      <w:ind w:left="2608"/>
      <w:jc w:val="both"/>
      <w:textAlignment w:val="baseline"/>
    </w:pPr>
    <w:rPr>
      <w:rFonts w:ascii="Palatino Linotype" w:eastAsia="Times New Roman" w:hAnsi="Palatino Linotype"/>
      <w:color w:val="000000"/>
      <w:kern w:val="3"/>
      <w:sz w:val="18"/>
      <w:szCs w:val="22"/>
      <w:lang w:val="en-US" w:bidi="en-US"/>
    </w:rPr>
  </w:style>
  <w:style w:type="paragraph" w:styleId="Footer">
    <w:name w:val="footer"/>
    <w:basedOn w:val="HeaderandFooter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141AD"/>
    <w:rPr>
      <w:rFonts w:ascii="Times New Roman" w:eastAsia="Times New Roman" w:hAnsi="Times New Roman" w:cs="Times New Roman"/>
      <w:b/>
      <w:bCs/>
      <w:color w:val="000000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8C"/>
    <w:rPr>
      <w:rFonts w:asciiTheme="majorHAnsi" w:eastAsiaTheme="majorEastAsia" w:hAnsiTheme="majorHAnsi" w:cs="Mangal"/>
      <w:color w:val="0F4761" w:themeColor="accent1" w:themeShade="BF"/>
      <w:kern w:val="3"/>
      <w:sz w:val="26"/>
      <w:szCs w:val="23"/>
      <w:lang w:val="en-US" w:eastAsia="zh-CN" w:bidi="hi-IN"/>
    </w:rPr>
  </w:style>
  <w:style w:type="paragraph" w:customStyle="1" w:styleId="font-claude-response-body">
    <w:name w:val="font-claude-response-body"/>
    <w:basedOn w:val="Normal"/>
    <w:rsid w:val="00532576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de-DE" w:eastAsia="de-DE" w:bidi="ar-SA"/>
    </w:rPr>
  </w:style>
  <w:style w:type="character" w:styleId="Strong">
    <w:name w:val="Strong"/>
    <w:basedOn w:val="DefaultParagraphFont"/>
    <w:uiPriority w:val="22"/>
    <w:qFormat/>
    <w:rsid w:val="0053257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B74C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4C0A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4C0A"/>
    <w:rPr>
      <w:rFonts w:cs="Mangal"/>
      <w:kern w:val="3"/>
      <w:szCs w:val="18"/>
      <w:lang w:val="en-US" w:eastAsia="zh-C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4C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4C0A"/>
    <w:rPr>
      <w:rFonts w:cs="Mangal"/>
      <w:b/>
      <w:bCs/>
      <w:kern w:val="3"/>
      <w:szCs w:val="18"/>
      <w:lang w:val="en-US" w:eastAsia="zh-CN" w:bidi="hi-IN"/>
    </w:rPr>
  </w:style>
  <w:style w:type="character" w:styleId="Hyperlink">
    <w:name w:val="Hyperlink"/>
    <w:basedOn w:val="DefaultParagraphFont"/>
    <w:uiPriority w:val="99"/>
    <w:unhideWhenUsed/>
    <w:rsid w:val="002439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90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C06F8"/>
    <w:rPr>
      <w:rFonts w:cs="Mangal"/>
      <w:kern w:val="3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www.lesswrong.com/posts/AcKRB8wDpdaN6v6ru/interpreting-gpt-the-logit-lens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meta-llama/llama-model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5711</Words>
  <Characters>32556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Aksentijevic</dc:creator>
  <cp:keywords/>
  <cp:lastModifiedBy>Sreekumar, Vaishnavi (Stud SRH-University)</cp:lastModifiedBy>
  <cp:revision>21</cp:revision>
  <dcterms:created xsi:type="dcterms:W3CDTF">2026-06-17T12:16:00Z</dcterms:created>
  <dcterms:modified xsi:type="dcterms:W3CDTF">2026-07-13T08:58:00Z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eb46ce-67e3-4023-9bb7-2cf97845c0ca_Enabled">
    <vt:lpwstr>true</vt:lpwstr>
  </property>
  <property fmtid="{D5CDD505-2E9C-101B-9397-08002B2CF9AE}" pid="3" name="MSIP_Label_d1eb46ce-67e3-4023-9bb7-2cf97845c0ca_SetDate">
    <vt:lpwstr>2026-06-16T21:27:50Z</vt:lpwstr>
  </property>
  <property fmtid="{D5CDD505-2E9C-101B-9397-08002B2CF9AE}" pid="4" name="MSIP_Label_d1eb46ce-67e3-4023-9bb7-2cf97845c0ca_Method">
    <vt:lpwstr>Standard</vt:lpwstr>
  </property>
  <property fmtid="{D5CDD505-2E9C-101B-9397-08002B2CF9AE}" pid="5" name="MSIP_Label_d1eb46ce-67e3-4023-9bb7-2cf97845c0ca_Name">
    <vt:lpwstr>d1eb46ce-67e3-4023-9bb7-2cf97845c0ca</vt:lpwstr>
  </property>
  <property fmtid="{D5CDD505-2E9C-101B-9397-08002B2CF9AE}" pid="6" name="MSIP_Label_d1eb46ce-67e3-4023-9bb7-2cf97845c0ca_SiteId">
    <vt:lpwstr>1ca8bd94-3c97-4fc6-8955-bad266b43f0b</vt:lpwstr>
  </property>
  <property fmtid="{D5CDD505-2E9C-101B-9397-08002B2CF9AE}" pid="7" name="MSIP_Label_d1eb46ce-67e3-4023-9bb7-2cf97845c0ca_ActionId">
    <vt:lpwstr>9bb83d09-aea1-4333-b8b9-541b483d55b0</vt:lpwstr>
  </property>
  <property fmtid="{D5CDD505-2E9C-101B-9397-08002B2CF9AE}" pid="8" name="MSIP_Label_d1eb46ce-67e3-4023-9bb7-2cf97845c0ca_ContentBits">
    <vt:lpwstr>0</vt:lpwstr>
  </property>
  <property fmtid="{D5CDD505-2E9C-101B-9397-08002B2CF9AE}" pid="9" name="MSIP_Label_d1eb46ce-67e3-4023-9bb7-2cf97845c0ca_Tag">
    <vt:lpwstr>10, 3, 0, 1</vt:lpwstr>
  </property>
</Properties>
</file>